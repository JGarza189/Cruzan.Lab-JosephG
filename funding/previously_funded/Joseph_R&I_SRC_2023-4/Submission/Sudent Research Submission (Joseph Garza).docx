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FB8F0" w14:textId="39AB7416" w:rsidR="00213102" w:rsidRPr="00B44DCA" w:rsidRDefault="00213102">
      <w:pPr>
        <w:rPr>
          <w:sz w:val="2"/>
          <w:szCs w:val="2"/>
        </w:rPr>
      </w:pPr>
    </w:p>
    <w:p w14:paraId="10A0D3D5" w14:textId="2929A106" w:rsidR="00213102" w:rsidRDefault="00213102" w:rsidP="00213102">
      <w:pPr>
        <w:pStyle w:val="BodyText"/>
        <w:spacing w:before="9"/>
        <w:rPr>
          <w:rFonts w:ascii="Times New Roman"/>
          <w:sz w:val="7"/>
        </w:rPr>
      </w:pPr>
    </w:p>
    <w:p w14:paraId="04EB53DF" w14:textId="77777777" w:rsidR="00213102" w:rsidRDefault="00213102" w:rsidP="00213102">
      <w:pPr>
        <w:pStyle w:val="BodyText"/>
        <w:ind w:left="120"/>
        <w:rPr>
          <w:rFonts w:ascii="Times New Roman"/>
          <w:sz w:val="20"/>
        </w:rPr>
      </w:pPr>
      <w:r>
        <w:rPr>
          <w:rFonts w:ascii="Times New Roman"/>
          <w:noProof/>
          <w:sz w:val="20"/>
        </w:rPr>
        <w:drawing>
          <wp:inline distT="0" distB="0" distL="0" distR="0" wp14:anchorId="36DCCD2E" wp14:editId="4FB83B12">
            <wp:extent cx="5943420" cy="1500187"/>
            <wp:effectExtent l="0" t="0" r="0" b="0"/>
            <wp:docPr id="4" name="Image 4" descr="A blue background with white text&#10;&#10;Description automatically generated">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blue background with white text&#10;&#10;Description automatically generated">
                      <a:hlinkClick r:id="rId8"/>
                    </pic:cNvPr>
                    <pic:cNvPicPr/>
                  </pic:nvPicPr>
                  <pic:blipFill>
                    <a:blip r:embed="rId9" cstate="print"/>
                    <a:stretch>
                      <a:fillRect/>
                    </a:stretch>
                  </pic:blipFill>
                  <pic:spPr>
                    <a:xfrm>
                      <a:off x="0" y="0"/>
                      <a:ext cx="5943420" cy="1500187"/>
                    </a:xfrm>
                    <a:prstGeom prst="rect">
                      <a:avLst/>
                    </a:prstGeom>
                  </pic:spPr>
                </pic:pic>
              </a:graphicData>
            </a:graphic>
          </wp:inline>
        </w:drawing>
      </w:r>
    </w:p>
    <w:p w14:paraId="52FD3C0C" w14:textId="77777777" w:rsidR="00213102" w:rsidRDefault="00213102" w:rsidP="00213102">
      <w:pPr>
        <w:pStyle w:val="BodyText"/>
        <w:spacing w:before="8"/>
        <w:rPr>
          <w:rFonts w:ascii="Times New Roman"/>
          <w:sz w:val="7"/>
        </w:rPr>
      </w:pPr>
    </w:p>
    <w:p w14:paraId="57F56E60" w14:textId="77777777" w:rsidR="00213102" w:rsidRDefault="00213102" w:rsidP="00213102">
      <w:pPr>
        <w:pStyle w:val="Heading1"/>
        <w:ind w:left="2821" w:right="2821"/>
        <w:jc w:val="center"/>
      </w:pPr>
      <w:r>
        <w:t>Student</w:t>
      </w:r>
      <w:r>
        <w:rPr>
          <w:spacing w:val="-11"/>
        </w:rPr>
        <w:t xml:space="preserve"> </w:t>
      </w:r>
      <w:r>
        <w:t>Research</w:t>
      </w:r>
      <w:r>
        <w:rPr>
          <w:spacing w:val="-9"/>
        </w:rPr>
        <w:t xml:space="preserve"> </w:t>
      </w:r>
      <w:r>
        <w:t>Competition</w:t>
      </w:r>
      <w:r>
        <w:rPr>
          <w:spacing w:val="-10"/>
        </w:rPr>
        <w:t xml:space="preserve"> </w:t>
      </w:r>
      <w:r>
        <w:t>Cover</w:t>
      </w:r>
      <w:r>
        <w:rPr>
          <w:spacing w:val="-9"/>
        </w:rPr>
        <w:t xml:space="preserve"> </w:t>
      </w:r>
      <w:r>
        <w:rPr>
          <w:spacing w:val="-4"/>
        </w:rPr>
        <w:t>Page</w:t>
      </w:r>
    </w:p>
    <w:p w14:paraId="7D9846CB" w14:textId="77777777" w:rsidR="00213102" w:rsidRPr="00DC6F17" w:rsidRDefault="00213102" w:rsidP="00213102">
      <w:pPr>
        <w:spacing w:before="159" w:line="259" w:lineRule="auto"/>
        <w:ind w:left="120"/>
        <w:rPr>
          <w:color w:val="000000" w:themeColor="text1"/>
        </w:rPr>
      </w:pPr>
      <w:r w:rsidRPr="00DC6F17">
        <w:rPr>
          <w:color w:val="000000" w:themeColor="text1"/>
        </w:rPr>
        <w:t xml:space="preserve">Please submit this form, along with your internal funding proposal as a </w:t>
      </w:r>
      <w:r w:rsidRPr="00DC6F17">
        <w:rPr>
          <w:b/>
          <w:color w:val="000000" w:themeColor="text1"/>
          <w:u w:val="single"/>
        </w:rPr>
        <w:t>single PDF document</w:t>
      </w:r>
      <w:r w:rsidRPr="00DC6F17">
        <w:rPr>
          <w:b/>
          <w:color w:val="000000" w:themeColor="text1"/>
        </w:rPr>
        <w:t xml:space="preserve"> </w:t>
      </w:r>
      <w:r w:rsidRPr="00DC6F17">
        <w:rPr>
          <w:color w:val="000000" w:themeColor="text1"/>
        </w:rPr>
        <w:t xml:space="preserve">to </w:t>
      </w:r>
      <w:r w:rsidRPr="00DC6F17">
        <w:rPr>
          <w:b/>
          <w:color w:val="000000" w:themeColor="text1"/>
          <w:u w:val="single" w:color="0562C1"/>
        </w:rPr>
        <w:t>researchdevelopment@tamucc.edu</w:t>
      </w:r>
      <w:r w:rsidRPr="00DC6F17">
        <w:rPr>
          <w:b/>
          <w:color w:val="000000" w:themeColor="text1"/>
          <w:spacing w:val="-3"/>
        </w:rPr>
        <w:t xml:space="preserve"> </w:t>
      </w:r>
      <w:r w:rsidRPr="00DC6F17">
        <w:rPr>
          <w:b/>
          <w:color w:val="000000" w:themeColor="text1"/>
          <w:u w:val="single"/>
        </w:rPr>
        <w:t>by</w:t>
      </w:r>
      <w:r w:rsidRPr="00DC6F17">
        <w:rPr>
          <w:b/>
          <w:color w:val="000000" w:themeColor="text1"/>
          <w:spacing w:val="-2"/>
          <w:u w:val="single"/>
        </w:rPr>
        <w:t xml:space="preserve"> September 30</w:t>
      </w:r>
      <w:r w:rsidRPr="00DC6F17">
        <w:rPr>
          <w:b/>
          <w:color w:val="000000" w:themeColor="text1"/>
          <w:u w:val="single"/>
        </w:rPr>
        <w:t>,</w:t>
      </w:r>
      <w:r w:rsidRPr="00DC6F17">
        <w:rPr>
          <w:b/>
          <w:color w:val="000000" w:themeColor="text1"/>
          <w:spacing w:val="-3"/>
          <w:u w:val="single"/>
        </w:rPr>
        <w:t xml:space="preserve"> </w:t>
      </w:r>
      <w:r w:rsidRPr="00DC6F17">
        <w:rPr>
          <w:b/>
          <w:color w:val="000000" w:themeColor="text1"/>
          <w:u w:val="single"/>
        </w:rPr>
        <w:t>2023</w:t>
      </w:r>
      <w:r w:rsidRPr="00DC6F17">
        <w:rPr>
          <w:color w:val="000000" w:themeColor="text1"/>
        </w:rPr>
        <w:t>.</w:t>
      </w:r>
      <w:r w:rsidRPr="00DC6F17">
        <w:rPr>
          <w:color w:val="000000" w:themeColor="text1"/>
          <w:spacing w:val="-3"/>
        </w:rPr>
        <w:t xml:space="preserve"> </w:t>
      </w:r>
      <w:r w:rsidRPr="00DC6F17">
        <w:rPr>
          <w:color w:val="000000" w:themeColor="text1"/>
        </w:rPr>
        <w:t>If</w:t>
      </w:r>
      <w:r w:rsidRPr="00DC6F17">
        <w:rPr>
          <w:color w:val="000000" w:themeColor="text1"/>
          <w:spacing w:val="-3"/>
        </w:rPr>
        <w:t xml:space="preserve"> </w:t>
      </w:r>
      <w:r w:rsidRPr="00DC6F17">
        <w:rPr>
          <w:color w:val="000000" w:themeColor="text1"/>
        </w:rPr>
        <w:t>you</w:t>
      </w:r>
      <w:r w:rsidRPr="00DC6F17">
        <w:rPr>
          <w:color w:val="000000" w:themeColor="text1"/>
          <w:spacing w:val="-3"/>
        </w:rPr>
        <w:t xml:space="preserve"> </w:t>
      </w:r>
      <w:r w:rsidRPr="00DC6F17">
        <w:rPr>
          <w:color w:val="000000" w:themeColor="text1"/>
        </w:rPr>
        <w:t>do</w:t>
      </w:r>
      <w:r w:rsidRPr="00DC6F17">
        <w:rPr>
          <w:color w:val="000000" w:themeColor="text1"/>
          <w:spacing w:val="-4"/>
        </w:rPr>
        <w:t xml:space="preserve"> </w:t>
      </w:r>
      <w:r w:rsidRPr="00DC6F17">
        <w:rPr>
          <w:color w:val="000000" w:themeColor="text1"/>
        </w:rPr>
        <w:t>not</w:t>
      </w:r>
      <w:r w:rsidRPr="00DC6F17">
        <w:rPr>
          <w:color w:val="000000" w:themeColor="text1"/>
          <w:spacing w:val="-4"/>
        </w:rPr>
        <w:t xml:space="preserve"> </w:t>
      </w:r>
      <w:r w:rsidRPr="00DC6F17">
        <w:rPr>
          <w:color w:val="000000" w:themeColor="text1"/>
        </w:rPr>
        <w:t>receive</w:t>
      </w:r>
      <w:r w:rsidRPr="00DC6F17">
        <w:rPr>
          <w:color w:val="000000" w:themeColor="text1"/>
          <w:spacing w:val="-4"/>
        </w:rPr>
        <w:t xml:space="preserve"> </w:t>
      </w:r>
      <w:r w:rsidRPr="00DC6F17">
        <w:rPr>
          <w:color w:val="000000" w:themeColor="text1"/>
        </w:rPr>
        <w:t>an</w:t>
      </w:r>
      <w:r w:rsidRPr="00DC6F17">
        <w:rPr>
          <w:color w:val="000000" w:themeColor="text1"/>
          <w:spacing w:val="-4"/>
        </w:rPr>
        <w:t xml:space="preserve"> </w:t>
      </w:r>
      <w:r w:rsidRPr="00DC6F17">
        <w:rPr>
          <w:color w:val="000000" w:themeColor="text1"/>
        </w:rPr>
        <w:t>email</w:t>
      </w:r>
      <w:r w:rsidRPr="00DC6F17">
        <w:rPr>
          <w:color w:val="000000" w:themeColor="text1"/>
          <w:spacing w:val="-3"/>
        </w:rPr>
        <w:t xml:space="preserve"> </w:t>
      </w:r>
      <w:r w:rsidRPr="00DC6F17">
        <w:rPr>
          <w:color w:val="000000" w:themeColor="text1"/>
        </w:rPr>
        <w:t>confirmation</w:t>
      </w:r>
      <w:r w:rsidRPr="00DC6F17">
        <w:rPr>
          <w:color w:val="000000" w:themeColor="text1"/>
          <w:spacing w:val="-4"/>
        </w:rPr>
        <w:t xml:space="preserve"> </w:t>
      </w:r>
      <w:r w:rsidRPr="00DC6F17">
        <w:rPr>
          <w:color w:val="000000" w:themeColor="text1"/>
        </w:rPr>
        <w:t>of</w:t>
      </w:r>
      <w:r w:rsidRPr="00DC6F17">
        <w:rPr>
          <w:color w:val="000000" w:themeColor="text1"/>
          <w:spacing w:val="-3"/>
        </w:rPr>
        <w:t xml:space="preserve"> </w:t>
      </w:r>
      <w:r w:rsidRPr="00DC6F17">
        <w:rPr>
          <w:color w:val="000000" w:themeColor="text1"/>
        </w:rPr>
        <w:t xml:space="preserve">your submission within 3 business days, please reach out to the Student Research Competition Point of Contact (POC). The POC for the Student Research Competition is </w:t>
      </w:r>
      <w:r w:rsidRPr="00DC6F17">
        <w:rPr>
          <w:b/>
          <w:color w:val="000000" w:themeColor="text1"/>
        </w:rPr>
        <w:t>Dr. Garth Clayton (garth.clayton@tamucc.edu)</w:t>
      </w:r>
      <w:r w:rsidRPr="00DC6F17">
        <w:rPr>
          <w:color w:val="000000" w:themeColor="text1"/>
        </w:rPr>
        <w:t>.</w:t>
      </w:r>
    </w:p>
    <w:p w14:paraId="55E0C57E" w14:textId="77777777" w:rsidR="00213102" w:rsidRDefault="00213102" w:rsidP="00213102">
      <w:pPr>
        <w:pStyle w:val="BodyText"/>
        <w:rPr>
          <w:sz w:val="20"/>
        </w:rPr>
      </w:pPr>
    </w:p>
    <w:p w14:paraId="2B055442" w14:textId="77777777" w:rsidR="00213102" w:rsidRDefault="00213102" w:rsidP="00213102">
      <w:pPr>
        <w:pStyle w:val="BodyText"/>
        <w:spacing w:before="2"/>
        <w:rPr>
          <w:sz w:val="23"/>
        </w:rPr>
      </w:pPr>
    </w:p>
    <w:p w14:paraId="067E2785" w14:textId="2C49D3A7" w:rsidR="00213102" w:rsidRDefault="00213102" w:rsidP="00213102">
      <w:pPr>
        <w:pStyle w:val="Heading1"/>
      </w:pPr>
      <w:r>
        <w:t>Date</w:t>
      </w:r>
      <w:r>
        <w:rPr>
          <w:spacing w:val="-5"/>
        </w:rPr>
        <w:t xml:space="preserve"> </w:t>
      </w:r>
      <w:r>
        <w:t>of</w:t>
      </w:r>
      <w:r>
        <w:rPr>
          <w:spacing w:val="-6"/>
        </w:rPr>
        <w:t xml:space="preserve"> </w:t>
      </w:r>
      <w:r>
        <w:rPr>
          <w:spacing w:val="-2"/>
        </w:rPr>
        <w:t>Submission:</w:t>
      </w:r>
      <w:r w:rsidR="00B44DCA">
        <w:rPr>
          <w:spacing w:val="-2"/>
        </w:rPr>
        <w:t xml:space="preserve"> 9/2</w:t>
      </w:r>
      <w:r w:rsidR="00175C64">
        <w:rPr>
          <w:spacing w:val="-2"/>
        </w:rPr>
        <w:t>9</w:t>
      </w:r>
      <w:r w:rsidR="00B44DCA">
        <w:rPr>
          <w:spacing w:val="-2"/>
        </w:rPr>
        <w:t>/2023</w:t>
      </w:r>
    </w:p>
    <w:p w14:paraId="30BECDFE" w14:textId="77777777" w:rsidR="00213102" w:rsidRDefault="00213102" w:rsidP="00213102">
      <w:pPr>
        <w:pStyle w:val="BodyText"/>
        <w:spacing w:before="10" w:after="1"/>
        <w:rPr>
          <w:b/>
          <w:sz w:val="15"/>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9"/>
        <w:gridCol w:w="2222"/>
        <w:gridCol w:w="4080"/>
      </w:tblGrid>
      <w:tr w:rsidR="00213102" w14:paraId="1FB0D583" w14:textId="77777777" w:rsidTr="00B839E1">
        <w:trPr>
          <w:trHeight w:val="629"/>
        </w:trPr>
        <w:tc>
          <w:tcPr>
            <w:tcW w:w="9351" w:type="dxa"/>
            <w:gridSpan w:val="3"/>
          </w:tcPr>
          <w:p w14:paraId="22F1575A" w14:textId="007769F3" w:rsidR="00213102" w:rsidRPr="000F3E30" w:rsidRDefault="00213102" w:rsidP="00B839E1">
            <w:pPr>
              <w:pStyle w:val="TableParagraph"/>
              <w:spacing w:before="190"/>
              <w:ind w:left="107"/>
              <w:rPr>
                <w:bCs/>
                <w:sz w:val="20"/>
                <w:szCs w:val="20"/>
              </w:rPr>
            </w:pPr>
            <w:r>
              <w:rPr>
                <w:b/>
              </w:rPr>
              <w:t>Project</w:t>
            </w:r>
            <w:r>
              <w:rPr>
                <w:b/>
                <w:spacing w:val="-9"/>
              </w:rPr>
              <w:t xml:space="preserve"> </w:t>
            </w:r>
            <w:r>
              <w:rPr>
                <w:b/>
                <w:spacing w:val="-2"/>
              </w:rPr>
              <w:t xml:space="preserve">Title: </w:t>
            </w:r>
            <w:r w:rsidR="00127884">
              <w:rPr>
                <w:b/>
                <w:spacing w:val="-2"/>
              </w:rPr>
              <w:t xml:space="preserve">DNA Profiling of </w:t>
            </w:r>
            <w:r w:rsidR="00AB3147">
              <w:rPr>
                <w:b/>
                <w:spacing w:val="-2"/>
              </w:rPr>
              <w:t>40</w:t>
            </w:r>
            <w:r w:rsidR="00127884">
              <w:rPr>
                <w:b/>
                <w:spacing w:val="-2"/>
              </w:rPr>
              <w:t>-Year</w:t>
            </w:r>
            <w:r w:rsidR="00CB3B2B">
              <w:rPr>
                <w:b/>
                <w:spacing w:val="-2"/>
              </w:rPr>
              <w:t>-</w:t>
            </w:r>
            <w:r w:rsidR="00127884">
              <w:rPr>
                <w:b/>
                <w:spacing w:val="-2"/>
              </w:rPr>
              <w:t xml:space="preserve">Old </w:t>
            </w:r>
            <w:r w:rsidR="00E078CD">
              <w:rPr>
                <w:b/>
                <w:spacing w:val="-2"/>
              </w:rPr>
              <w:t>South Pacific</w:t>
            </w:r>
            <w:r w:rsidR="00422837">
              <w:rPr>
                <w:b/>
                <w:spacing w:val="-2"/>
              </w:rPr>
              <w:t xml:space="preserve"> Coral Skeletons</w:t>
            </w:r>
          </w:p>
        </w:tc>
      </w:tr>
      <w:tr w:rsidR="00213102" w14:paraId="4F9CFA8A" w14:textId="77777777" w:rsidTr="00B839E1">
        <w:trPr>
          <w:trHeight w:val="629"/>
        </w:trPr>
        <w:tc>
          <w:tcPr>
            <w:tcW w:w="3049" w:type="dxa"/>
          </w:tcPr>
          <w:p w14:paraId="5DFBD6CF" w14:textId="77777777" w:rsidR="00213102" w:rsidRDefault="00213102" w:rsidP="00B839E1">
            <w:pPr>
              <w:pStyle w:val="TableParagraph"/>
              <w:spacing w:before="192"/>
              <w:ind w:left="107"/>
              <w:rPr>
                <w:b/>
              </w:rPr>
            </w:pPr>
            <w:r>
              <w:rPr>
                <w:b/>
              </w:rPr>
              <w:t>Student</w:t>
            </w:r>
            <w:r>
              <w:rPr>
                <w:b/>
                <w:spacing w:val="-11"/>
              </w:rPr>
              <w:t xml:space="preserve"> </w:t>
            </w:r>
            <w:r>
              <w:rPr>
                <w:b/>
                <w:spacing w:val="-4"/>
              </w:rPr>
              <w:t>Name</w:t>
            </w:r>
          </w:p>
        </w:tc>
        <w:tc>
          <w:tcPr>
            <w:tcW w:w="2222" w:type="dxa"/>
          </w:tcPr>
          <w:p w14:paraId="216CA356" w14:textId="77777777" w:rsidR="00213102" w:rsidRDefault="00213102" w:rsidP="00B839E1">
            <w:pPr>
              <w:pStyle w:val="TableParagraph"/>
              <w:spacing w:before="192"/>
              <w:ind w:left="108"/>
              <w:rPr>
                <w:b/>
              </w:rPr>
            </w:pPr>
            <w:r>
              <w:rPr>
                <w:b/>
                <w:spacing w:val="-2"/>
              </w:rPr>
              <w:t>Department</w:t>
            </w:r>
          </w:p>
        </w:tc>
        <w:tc>
          <w:tcPr>
            <w:tcW w:w="4080" w:type="dxa"/>
          </w:tcPr>
          <w:p w14:paraId="5FC2CF71" w14:textId="77777777" w:rsidR="00213102" w:rsidRDefault="00213102" w:rsidP="00B839E1">
            <w:pPr>
              <w:pStyle w:val="TableParagraph"/>
              <w:spacing w:before="192"/>
              <w:ind w:left="108"/>
              <w:rPr>
                <w:b/>
              </w:rPr>
            </w:pPr>
            <w:r>
              <w:rPr>
                <w:b/>
                <w:spacing w:val="-2"/>
              </w:rPr>
              <w:t>Signature</w:t>
            </w:r>
          </w:p>
        </w:tc>
      </w:tr>
      <w:tr w:rsidR="00213102" w14:paraId="02720A7F" w14:textId="77777777" w:rsidTr="00B839E1">
        <w:trPr>
          <w:trHeight w:val="630"/>
        </w:trPr>
        <w:tc>
          <w:tcPr>
            <w:tcW w:w="3049" w:type="dxa"/>
          </w:tcPr>
          <w:p w14:paraId="54446DD4" w14:textId="77777777" w:rsidR="00213102" w:rsidRDefault="00213102" w:rsidP="00B839E1">
            <w:pPr>
              <w:pStyle w:val="TableParagraph"/>
              <w:rPr>
                <w:rFonts w:ascii="Times New Roman"/>
                <w:sz w:val="20"/>
              </w:rPr>
            </w:pPr>
          </w:p>
          <w:p w14:paraId="603634DB" w14:textId="65F7933F" w:rsidR="00213102" w:rsidRPr="000F3E30" w:rsidRDefault="00213102" w:rsidP="00B839E1">
            <w:pPr>
              <w:pStyle w:val="TableParagraph"/>
              <w:rPr>
                <w:sz w:val="20"/>
              </w:rPr>
            </w:pPr>
            <w:r>
              <w:rPr>
                <w:rFonts w:ascii="Times New Roman"/>
                <w:sz w:val="20"/>
              </w:rPr>
              <w:t xml:space="preserve">  </w:t>
            </w:r>
            <w:r w:rsidR="00B44DCA">
              <w:rPr>
                <w:rFonts w:ascii="Times New Roman"/>
                <w:sz w:val="20"/>
              </w:rPr>
              <w:t xml:space="preserve">  </w:t>
            </w:r>
            <w:r>
              <w:rPr>
                <w:rFonts w:ascii="Times New Roman"/>
                <w:sz w:val="20"/>
              </w:rPr>
              <w:t xml:space="preserve"> </w:t>
            </w:r>
            <w:r w:rsidRPr="000F3E30">
              <w:rPr>
                <w:sz w:val="20"/>
              </w:rPr>
              <w:t>Joseph Garza</w:t>
            </w:r>
          </w:p>
        </w:tc>
        <w:tc>
          <w:tcPr>
            <w:tcW w:w="2222" w:type="dxa"/>
          </w:tcPr>
          <w:p w14:paraId="1A96A368" w14:textId="77777777" w:rsidR="00213102" w:rsidRDefault="00213102" w:rsidP="00B839E1">
            <w:pPr>
              <w:pStyle w:val="TableParagraph"/>
              <w:rPr>
                <w:rFonts w:ascii="Times New Roman"/>
                <w:sz w:val="20"/>
              </w:rPr>
            </w:pPr>
          </w:p>
          <w:p w14:paraId="20078B33" w14:textId="0681D8BA" w:rsidR="00213102" w:rsidRPr="000F3E30" w:rsidRDefault="00213102" w:rsidP="00B839E1">
            <w:pPr>
              <w:pStyle w:val="TableParagraph"/>
              <w:rPr>
                <w:sz w:val="20"/>
              </w:rPr>
            </w:pPr>
            <w:r w:rsidRPr="000F3E30">
              <w:rPr>
                <w:sz w:val="20"/>
              </w:rPr>
              <w:t xml:space="preserve">   Life Science</w:t>
            </w:r>
            <w:r w:rsidR="009164E7">
              <w:rPr>
                <w:sz w:val="20"/>
              </w:rPr>
              <w:t>s</w:t>
            </w:r>
          </w:p>
        </w:tc>
        <w:tc>
          <w:tcPr>
            <w:tcW w:w="4080" w:type="dxa"/>
          </w:tcPr>
          <w:p w14:paraId="5C73E2C4" w14:textId="77777777" w:rsidR="00213102" w:rsidRPr="00797E2B" w:rsidRDefault="00213102" w:rsidP="00B839E1">
            <w:pPr>
              <w:pStyle w:val="TableParagraph"/>
              <w:rPr>
                <w:i/>
                <w:iCs/>
                <w:sz w:val="20"/>
              </w:rPr>
            </w:pPr>
          </w:p>
          <w:p w14:paraId="64CF5EBB" w14:textId="77777777" w:rsidR="00213102" w:rsidRPr="00797E2B" w:rsidRDefault="00213102" w:rsidP="00B839E1">
            <w:pPr>
              <w:pStyle w:val="TableParagraph"/>
              <w:rPr>
                <w:i/>
                <w:iCs/>
                <w:sz w:val="20"/>
              </w:rPr>
            </w:pPr>
            <w:r w:rsidRPr="00797E2B">
              <w:rPr>
                <w:i/>
                <w:iCs/>
                <w:sz w:val="20"/>
              </w:rPr>
              <w:t xml:space="preserve"> </w:t>
            </w:r>
            <w:r>
              <w:rPr>
                <w:i/>
                <w:iCs/>
                <w:sz w:val="20"/>
              </w:rPr>
              <w:t xml:space="preserve"> </w:t>
            </w:r>
            <w:r w:rsidRPr="00797E2B">
              <w:rPr>
                <w:i/>
                <w:iCs/>
                <w:sz w:val="20"/>
              </w:rPr>
              <w:t xml:space="preserve">  Joseph Garza</w:t>
            </w:r>
          </w:p>
        </w:tc>
      </w:tr>
      <w:tr w:rsidR="00213102" w14:paraId="50824805" w14:textId="77777777" w:rsidTr="00B839E1">
        <w:trPr>
          <w:trHeight w:val="629"/>
        </w:trPr>
        <w:tc>
          <w:tcPr>
            <w:tcW w:w="3049" w:type="dxa"/>
          </w:tcPr>
          <w:p w14:paraId="6C096674" w14:textId="77777777" w:rsidR="00213102" w:rsidRDefault="00213102" w:rsidP="00B839E1">
            <w:pPr>
              <w:pStyle w:val="TableParagraph"/>
              <w:rPr>
                <w:rFonts w:ascii="Times New Roman"/>
                <w:sz w:val="20"/>
              </w:rPr>
            </w:pPr>
          </w:p>
        </w:tc>
        <w:tc>
          <w:tcPr>
            <w:tcW w:w="2222" w:type="dxa"/>
          </w:tcPr>
          <w:p w14:paraId="3FAC5273" w14:textId="77777777" w:rsidR="00213102" w:rsidRDefault="00213102" w:rsidP="00B839E1">
            <w:pPr>
              <w:pStyle w:val="TableParagraph"/>
              <w:rPr>
                <w:rFonts w:ascii="Times New Roman"/>
                <w:sz w:val="20"/>
              </w:rPr>
            </w:pPr>
          </w:p>
        </w:tc>
        <w:tc>
          <w:tcPr>
            <w:tcW w:w="4080" w:type="dxa"/>
          </w:tcPr>
          <w:p w14:paraId="50E3DC2B" w14:textId="77777777" w:rsidR="00213102" w:rsidRDefault="00213102" w:rsidP="00B839E1">
            <w:pPr>
              <w:pStyle w:val="TableParagraph"/>
              <w:rPr>
                <w:rFonts w:ascii="Times New Roman"/>
                <w:sz w:val="20"/>
              </w:rPr>
            </w:pPr>
          </w:p>
        </w:tc>
      </w:tr>
      <w:tr w:rsidR="00213102" w14:paraId="318DFC95" w14:textId="77777777" w:rsidTr="00B839E1">
        <w:trPr>
          <w:trHeight w:val="629"/>
        </w:trPr>
        <w:tc>
          <w:tcPr>
            <w:tcW w:w="3049" w:type="dxa"/>
          </w:tcPr>
          <w:p w14:paraId="3111BEF6" w14:textId="77777777" w:rsidR="00213102" w:rsidRDefault="00213102" w:rsidP="00B839E1">
            <w:pPr>
              <w:pStyle w:val="TableParagraph"/>
              <w:rPr>
                <w:rFonts w:ascii="Times New Roman"/>
                <w:sz w:val="20"/>
              </w:rPr>
            </w:pPr>
          </w:p>
        </w:tc>
        <w:tc>
          <w:tcPr>
            <w:tcW w:w="2222" w:type="dxa"/>
          </w:tcPr>
          <w:p w14:paraId="10D7A05D" w14:textId="77777777" w:rsidR="00213102" w:rsidRDefault="00213102" w:rsidP="00B839E1">
            <w:pPr>
              <w:pStyle w:val="TableParagraph"/>
              <w:rPr>
                <w:rFonts w:ascii="Times New Roman"/>
                <w:sz w:val="20"/>
              </w:rPr>
            </w:pPr>
          </w:p>
        </w:tc>
        <w:tc>
          <w:tcPr>
            <w:tcW w:w="4080" w:type="dxa"/>
          </w:tcPr>
          <w:p w14:paraId="3B2FBDB8" w14:textId="77777777" w:rsidR="00213102" w:rsidRDefault="00213102" w:rsidP="00B839E1">
            <w:pPr>
              <w:pStyle w:val="TableParagraph"/>
              <w:rPr>
                <w:rFonts w:ascii="Times New Roman"/>
                <w:sz w:val="20"/>
              </w:rPr>
            </w:pPr>
          </w:p>
        </w:tc>
      </w:tr>
      <w:tr w:rsidR="00213102" w14:paraId="08F39709" w14:textId="77777777" w:rsidTr="00B839E1">
        <w:trPr>
          <w:trHeight w:val="630"/>
        </w:trPr>
        <w:tc>
          <w:tcPr>
            <w:tcW w:w="3049" w:type="dxa"/>
          </w:tcPr>
          <w:p w14:paraId="2F1FB792" w14:textId="77777777" w:rsidR="00213102" w:rsidRDefault="00213102" w:rsidP="00B839E1">
            <w:pPr>
              <w:pStyle w:val="TableParagraph"/>
              <w:rPr>
                <w:rFonts w:ascii="Times New Roman"/>
                <w:sz w:val="20"/>
              </w:rPr>
            </w:pPr>
          </w:p>
        </w:tc>
        <w:tc>
          <w:tcPr>
            <w:tcW w:w="2222" w:type="dxa"/>
          </w:tcPr>
          <w:p w14:paraId="6ED234E7" w14:textId="77777777" w:rsidR="00213102" w:rsidRDefault="00213102" w:rsidP="00B839E1">
            <w:pPr>
              <w:pStyle w:val="TableParagraph"/>
              <w:rPr>
                <w:rFonts w:ascii="Times New Roman"/>
                <w:sz w:val="20"/>
              </w:rPr>
            </w:pPr>
          </w:p>
        </w:tc>
        <w:tc>
          <w:tcPr>
            <w:tcW w:w="4080" w:type="dxa"/>
          </w:tcPr>
          <w:p w14:paraId="11446C18" w14:textId="77777777" w:rsidR="00213102" w:rsidRDefault="00213102" w:rsidP="00B839E1">
            <w:pPr>
              <w:pStyle w:val="TableParagraph"/>
              <w:rPr>
                <w:rFonts w:ascii="Times New Roman"/>
                <w:sz w:val="20"/>
              </w:rPr>
            </w:pPr>
          </w:p>
        </w:tc>
      </w:tr>
      <w:tr w:rsidR="00213102" w14:paraId="5A993094" w14:textId="77777777" w:rsidTr="00B839E1">
        <w:trPr>
          <w:trHeight w:val="629"/>
        </w:trPr>
        <w:tc>
          <w:tcPr>
            <w:tcW w:w="3049" w:type="dxa"/>
          </w:tcPr>
          <w:p w14:paraId="03F5DE3C" w14:textId="77777777" w:rsidR="00213102" w:rsidRDefault="00213102" w:rsidP="00B839E1">
            <w:pPr>
              <w:pStyle w:val="TableParagraph"/>
              <w:rPr>
                <w:rFonts w:ascii="Times New Roman"/>
                <w:sz w:val="20"/>
              </w:rPr>
            </w:pPr>
          </w:p>
        </w:tc>
        <w:tc>
          <w:tcPr>
            <w:tcW w:w="2222" w:type="dxa"/>
          </w:tcPr>
          <w:p w14:paraId="0A5B4C7D" w14:textId="77777777" w:rsidR="00213102" w:rsidRDefault="00213102" w:rsidP="00B839E1">
            <w:pPr>
              <w:pStyle w:val="TableParagraph"/>
              <w:rPr>
                <w:rFonts w:ascii="Times New Roman"/>
                <w:sz w:val="20"/>
              </w:rPr>
            </w:pPr>
          </w:p>
        </w:tc>
        <w:tc>
          <w:tcPr>
            <w:tcW w:w="4080" w:type="dxa"/>
          </w:tcPr>
          <w:p w14:paraId="6B91FCB9" w14:textId="77777777" w:rsidR="00213102" w:rsidRDefault="00213102" w:rsidP="00B839E1">
            <w:pPr>
              <w:pStyle w:val="TableParagraph"/>
              <w:rPr>
                <w:rFonts w:ascii="Times New Roman"/>
                <w:sz w:val="20"/>
              </w:rPr>
            </w:pPr>
          </w:p>
        </w:tc>
      </w:tr>
    </w:tbl>
    <w:p w14:paraId="41E982D8" w14:textId="77777777" w:rsidR="00213102" w:rsidRDefault="00213102" w:rsidP="00213102">
      <w:pPr>
        <w:pStyle w:val="BodyText"/>
        <w:rPr>
          <w:b/>
          <w:sz w:val="20"/>
        </w:rPr>
      </w:pPr>
    </w:p>
    <w:p w14:paraId="364D7395" w14:textId="77777777" w:rsidR="00213102" w:rsidRDefault="00213102" w:rsidP="00213102">
      <w:pPr>
        <w:pStyle w:val="BodyText"/>
        <w:spacing w:before="7"/>
        <w:rPr>
          <w:b/>
          <w:sz w:val="1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213102" w14:paraId="0A2C8298" w14:textId="77777777" w:rsidTr="00B839E1">
        <w:trPr>
          <w:trHeight w:val="412"/>
        </w:trPr>
        <w:tc>
          <w:tcPr>
            <w:tcW w:w="4675" w:type="dxa"/>
          </w:tcPr>
          <w:p w14:paraId="5457F02C" w14:textId="77777777" w:rsidR="00213102" w:rsidRDefault="00213102" w:rsidP="00B839E1">
            <w:pPr>
              <w:pStyle w:val="TableParagraph"/>
              <w:spacing w:before="82"/>
              <w:ind w:left="107"/>
              <w:rPr>
                <w:b/>
              </w:rPr>
            </w:pPr>
            <w:r>
              <w:rPr>
                <w:b/>
              </w:rPr>
              <w:t>Faculty</w:t>
            </w:r>
            <w:r>
              <w:rPr>
                <w:b/>
                <w:spacing w:val="-10"/>
              </w:rPr>
              <w:t xml:space="preserve"> </w:t>
            </w:r>
            <w:r>
              <w:rPr>
                <w:b/>
              </w:rPr>
              <w:t>Mentor</w:t>
            </w:r>
            <w:r>
              <w:rPr>
                <w:b/>
                <w:spacing w:val="-9"/>
              </w:rPr>
              <w:t xml:space="preserve"> </w:t>
            </w:r>
            <w:r>
              <w:rPr>
                <w:b/>
                <w:spacing w:val="-4"/>
              </w:rPr>
              <w:t>Name</w:t>
            </w:r>
          </w:p>
        </w:tc>
        <w:tc>
          <w:tcPr>
            <w:tcW w:w="4675" w:type="dxa"/>
          </w:tcPr>
          <w:p w14:paraId="4CA5A80B" w14:textId="77777777" w:rsidR="00213102" w:rsidRDefault="00213102" w:rsidP="00B839E1">
            <w:pPr>
              <w:pStyle w:val="TableParagraph"/>
              <w:spacing w:before="82"/>
              <w:ind w:left="107"/>
              <w:rPr>
                <w:b/>
              </w:rPr>
            </w:pPr>
            <w:r>
              <w:rPr>
                <w:b/>
              </w:rPr>
              <w:t>Faculty</w:t>
            </w:r>
            <w:r>
              <w:rPr>
                <w:b/>
                <w:spacing w:val="-10"/>
              </w:rPr>
              <w:t xml:space="preserve"> </w:t>
            </w:r>
            <w:r>
              <w:rPr>
                <w:b/>
              </w:rPr>
              <w:t>Mentor</w:t>
            </w:r>
            <w:r>
              <w:rPr>
                <w:b/>
                <w:spacing w:val="-9"/>
              </w:rPr>
              <w:t xml:space="preserve"> </w:t>
            </w:r>
            <w:r>
              <w:rPr>
                <w:b/>
                <w:spacing w:val="-2"/>
              </w:rPr>
              <w:t>Signature</w:t>
            </w:r>
          </w:p>
        </w:tc>
      </w:tr>
      <w:tr w:rsidR="00213102" w14:paraId="59D492AB" w14:textId="77777777" w:rsidTr="00B839E1">
        <w:trPr>
          <w:trHeight w:val="603"/>
        </w:trPr>
        <w:tc>
          <w:tcPr>
            <w:tcW w:w="4675" w:type="dxa"/>
          </w:tcPr>
          <w:p w14:paraId="689AB777" w14:textId="77777777" w:rsidR="00213102" w:rsidRDefault="00213102" w:rsidP="00B839E1">
            <w:pPr>
              <w:pStyle w:val="TableParagraph"/>
              <w:rPr>
                <w:rFonts w:ascii="Times New Roman"/>
                <w:sz w:val="20"/>
              </w:rPr>
            </w:pPr>
          </w:p>
          <w:p w14:paraId="127D3D8E" w14:textId="2155929F" w:rsidR="00213102" w:rsidRPr="000F3E30" w:rsidRDefault="00213102" w:rsidP="00B839E1">
            <w:pPr>
              <w:pStyle w:val="TableParagraph"/>
              <w:rPr>
                <w:sz w:val="20"/>
              </w:rPr>
            </w:pPr>
            <w:r>
              <w:rPr>
                <w:rFonts w:ascii="Times New Roman"/>
                <w:sz w:val="20"/>
              </w:rPr>
              <w:t xml:space="preserve"> </w:t>
            </w:r>
            <w:r w:rsidR="00B44DCA">
              <w:rPr>
                <w:rFonts w:ascii="Times New Roman"/>
                <w:sz w:val="20"/>
              </w:rPr>
              <w:t xml:space="preserve">   </w:t>
            </w:r>
            <w:r w:rsidRPr="000F3E30">
              <w:rPr>
                <w:sz w:val="20"/>
              </w:rPr>
              <w:t>Chris Bird</w:t>
            </w:r>
            <w:r>
              <w:rPr>
                <w:sz w:val="20"/>
              </w:rPr>
              <w:t>, Ph.D.</w:t>
            </w:r>
          </w:p>
        </w:tc>
        <w:tc>
          <w:tcPr>
            <w:tcW w:w="4675" w:type="dxa"/>
          </w:tcPr>
          <w:p w14:paraId="69AF2495" w14:textId="2F925C73" w:rsidR="00213102" w:rsidRPr="008964DD" w:rsidRDefault="00DF0B25" w:rsidP="00B839E1">
            <w:pPr>
              <w:pStyle w:val="TableParagraph"/>
              <w:rPr>
                <w:rFonts w:ascii="Times New Roman"/>
                <w:i/>
                <w:iCs/>
                <w:sz w:val="20"/>
              </w:rPr>
            </w:pPr>
            <w:r>
              <w:rPr>
                <w:noProof/>
              </w:rPr>
              <w:drawing>
                <wp:anchor distT="0" distB="0" distL="114300" distR="114300" simplePos="0" relativeHeight="251662336" behindDoc="0" locked="0" layoutInCell="1" allowOverlap="1" wp14:anchorId="210709D8" wp14:editId="72028C5F">
                  <wp:simplePos x="0" y="0"/>
                  <wp:positionH relativeFrom="column">
                    <wp:posOffset>253951</wp:posOffset>
                  </wp:positionH>
                  <wp:positionV relativeFrom="paragraph">
                    <wp:posOffset>50800</wp:posOffset>
                  </wp:positionV>
                  <wp:extent cx="822752" cy="316871"/>
                  <wp:effectExtent l="0" t="0" r="3175" b="635"/>
                  <wp:wrapNone/>
                  <wp:docPr id="212629956" name="Picture 212629956"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9956" name="Picture 212629956" descr="A close-up of a signatur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752" cy="316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B6A93" w14:textId="23027013" w:rsidR="00213102" w:rsidRPr="008964DD" w:rsidRDefault="00213102" w:rsidP="00B839E1">
            <w:pPr>
              <w:pStyle w:val="TableParagraph"/>
              <w:rPr>
                <w:i/>
                <w:iCs/>
                <w:sz w:val="20"/>
              </w:rPr>
            </w:pPr>
            <w:r w:rsidRPr="008964DD">
              <w:rPr>
                <w:rFonts w:ascii="Times New Roman"/>
                <w:i/>
                <w:iCs/>
                <w:sz w:val="20"/>
              </w:rPr>
              <w:t xml:space="preserve">     </w:t>
            </w:r>
            <w:r w:rsidR="00494C31">
              <w:rPr>
                <w:rFonts w:ascii="Times New Roman"/>
                <w:i/>
                <w:iCs/>
                <w:sz w:val="20"/>
              </w:rPr>
              <w:t xml:space="preserve"> </w:t>
            </w:r>
          </w:p>
        </w:tc>
      </w:tr>
    </w:tbl>
    <w:p w14:paraId="4B0BA155" w14:textId="77777777" w:rsidR="00213102" w:rsidRDefault="00213102" w:rsidP="00213102">
      <w:pPr>
        <w:pStyle w:val="BodyText"/>
        <w:rPr>
          <w:b/>
          <w:sz w:val="24"/>
        </w:rPr>
      </w:pPr>
    </w:p>
    <w:p w14:paraId="18391359" w14:textId="77777777" w:rsidR="00213102" w:rsidRDefault="00213102" w:rsidP="00213102">
      <w:pPr>
        <w:pStyle w:val="BodyText"/>
        <w:spacing w:before="138"/>
        <w:ind w:left="120"/>
      </w:pPr>
      <w:r>
        <w:t>Does</w:t>
      </w:r>
      <w:r>
        <w:rPr>
          <w:spacing w:val="-10"/>
        </w:rPr>
        <w:t xml:space="preserve"> </w:t>
      </w:r>
      <w:r>
        <w:t>this</w:t>
      </w:r>
      <w:r>
        <w:rPr>
          <w:spacing w:val="-10"/>
        </w:rPr>
        <w:t xml:space="preserve"> </w:t>
      </w:r>
      <w:r>
        <w:t>project</w:t>
      </w:r>
      <w:r>
        <w:rPr>
          <w:spacing w:val="-10"/>
        </w:rPr>
        <w:t xml:space="preserve"> </w:t>
      </w:r>
      <w:r>
        <w:t>involve</w:t>
      </w:r>
      <w:r>
        <w:rPr>
          <w:spacing w:val="-9"/>
        </w:rPr>
        <w:t xml:space="preserve"> </w:t>
      </w:r>
      <w:r>
        <w:t>human</w:t>
      </w:r>
      <w:r>
        <w:rPr>
          <w:spacing w:val="-10"/>
        </w:rPr>
        <w:t xml:space="preserve"> </w:t>
      </w:r>
      <w:r>
        <w:t>subjects,</w:t>
      </w:r>
      <w:r>
        <w:rPr>
          <w:spacing w:val="-10"/>
        </w:rPr>
        <w:t xml:space="preserve"> </w:t>
      </w:r>
      <w:r>
        <w:t>animals,</w:t>
      </w:r>
      <w:r>
        <w:rPr>
          <w:spacing w:val="-9"/>
        </w:rPr>
        <w:t xml:space="preserve"> </w:t>
      </w:r>
      <w:r>
        <w:t>and/or</w:t>
      </w:r>
      <w:r>
        <w:rPr>
          <w:spacing w:val="-10"/>
        </w:rPr>
        <w:t xml:space="preserve"> </w:t>
      </w:r>
      <w:r>
        <w:t>biological</w:t>
      </w:r>
      <w:r>
        <w:rPr>
          <w:spacing w:val="-9"/>
        </w:rPr>
        <w:t xml:space="preserve"> </w:t>
      </w:r>
      <w:r>
        <w:t>agents/recombinant</w:t>
      </w:r>
      <w:r>
        <w:rPr>
          <w:spacing w:val="-11"/>
        </w:rPr>
        <w:t xml:space="preserve"> </w:t>
      </w:r>
      <w:r>
        <w:rPr>
          <w:spacing w:val="-4"/>
        </w:rPr>
        <w:t>DNA?</w:t>
      </w:r>
    </w:p>
    <w:p w14:paraId="60A7EC29" w14:textId="79127C43" w:rsidR="00213102" w:rsidRDefault="00387F24" w:rsidP="00213102">
      <w:pPr>
        <w:pStyle w:val="BodyText"/>
        <w:spacing w:before="159" w:line="360" w:lineRule="auto"/>
        <w:ind w:left="900" w:right="8375"/>
        <w:sectPr w:rsidR="00213102" w:rsidSect="00B44DCA">
          <w:headerReference w:type="default" r:id="rId11"/>
          <w:footerReference w:type="default" r:id="rId12"/>
          <w:pgSz w:w="12240" w:h="15840"/>
          <w:pgMar w:top="1340" w:right="1320" w:bottom="1180" w:left="1320" w:header="1008" w:footer="994" w:gutter="0"/>
          <w:pgNumType w:start="1"/>
          <w:cols w:space="720"/>
          <w:docGrid w:linePitch="326"/>
        </w:sectPr>
      </w:pPr>
      <w:r>
        <w:rPr>
          <w:noProof/>
          <w:spacing w:val="-4"/>
          <w14:ligatures w14:val="standardContextual"/>
        </w:rPr>
        <mc:AlternateContent>
          <mc:Choice Requires="wps">
            <w:drawing>
              <wp:anchor distT="0" distB="0" distL="114300" distR="114300" simplePos="0" relativeHeight="251659264" behindDoc="0" locked="0" layoutInCell="1" allowOverlap="1" wp14:anchorId="4873EF12" wp14:editId="23CBE484">
                <wp:simplePos x="0" y="0"/>
                <wp:positionH relativeFrom="column">
                  <wp:posOffset>378884</wp:posOffset>
                </wp:positionH>
                <wp:positionV relativeFrom="paragraph">
                  <wp:posOffset>358650</wp:posOffset>
                </wp:positionV>
                <wp:extent cx="85001" cy="79849"/>
                <wp:effectExtent l="0" t="0" r="17145" b="9525"/>
                <wp:wrapNone/>
                <wp:docPr id="1115991416" name="Oval 2"/>
                <wp:cNvGraphicFramePr/>
                <a:graphic xmlns:a="http://schemas.openxmlformats.org/drawingml/2006/main">
                  <a:graphicData uri="http://schemas.microsoft.com/office/word/2010/wordprocessingShape">
                    <wps:wsp>
                      <wps:cNvSpPr/>
                      <wps:spPr>
                        <a:xfrm>
                          <a:off x="0" y="0"/>
                          <a:ext cx="85001" cy="79849"/>
                        </a:xfrm>
                        <a:prstGeom prst="ellipse">
                          <a:avLst/>
                        </a:prstGeom>
                        <a:solidFill>
                          <a:schemeClr val="tx1"/>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FADB6" id="Oval 2" o:spid="_x0000_s1026" style="position:absolute;margin-left:29.85pt;margin-top:28.25pt;width:6.7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" fillcolor="black [3213]" strokecolor="black [3200]" strokeweight="1pt">
                <v:stroke joinstyle="miter"/>
              </v:oval>
            </w:pict>
          </mc:Fallback>
        </mc:AlternateContent>
      </w:r>
      <w:r>
        <w:rPr>
          <w:noProof/>
          <w:spacing w:val="-4"/>
          <w14:ligatures w14:val="standardContextual"/>
        </w:rPr>
        <mc:AlternateContent>
          <mc:Choice Requires="wps">
            <w:drawing>
              <wp:anchor distT="0" distB="0" distL="114300" distR="114300" simplePos="0" relativeHeight="251661312" behindDoc="0" locked="0" layoutInCell="1" allowOverlap="1" wp14:anchorId="1FB65D37" wp14:editId="4448FCAE">
                <wp:simplePos x="0" y="0"/>
                <wp:positionH relativeFrom="column">
                  <wp:posOffset>369250</wp:posOffset>
                </wp:positionH>
                <wp:positionV relativeFrom="paragraph">
                  <wp:posOffset>139037</wp:posOffset>
                </wp:positionV>
                <wp:extent cx="85001" cy="79849"/>
                <wp:effectExtent l="0" t="0" r="17145" b="9525"/>
                <wp:wrapNone/>
                <wp:docPr id="1177553031" name="Oval 2"/>
                <wp:cNvGraphicFramePr/>
                <a:graphic xmlns:a="http://schemas.openxmlformats.org/drawingml/2006/main">
                  <a:graphicData uri="http://schemas.microsoft.com/office/word/2010/wordprocessingShape">
                    <wps:wsp>
                      <wps:cNvSpPr/>
                      <wps:spPr>
                        <a:xfrm>
                          <a:off x="0" y="0"/>
                          <a:ext cx="85001" cy="7984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886996" id="Oval 2" o:spid="_x0000_s1026" style="position:absolute;margin-left:29.05pt;margin-top:10.95pt;width:6.7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" fillcolor="white [3201]" strokecolor="black [3200]" strokeweight="1pt">
                <v:stroke joinstyle="miter"/>
              </v:oval>
            </w:pict>
          </mc:Fallback>
        </mc:AlternateContent>
      </w:r>
      <w:r w:rsidR="00213102">
        <w:rPr>
          <w:spacing w:val="-4"/>
        </w:rPr>
        <w:t xml:space="preserve">Yes </w:t>
      </w:r>
      <w:r w:rsidR="00213102">
        <w:rPr>
          <w:spacing w:val="-5"/>
        </w:rPr>
        <w:t>No</w:t>
      </w:r>
    </w:p>
    <w:p w14:paraId="019135D4" w14:textId="1F57F37D" w:rsidR="00213102" w:rsidRPr="00123830" w:rsidRDefault="00213102" w:rsidP="00123830">
      <w:pPr>
        <w:rPr>
          <w:rFonts w:ascii="Times New Roman" w:hAnsi="Times New Roman" w:cs="Times New Roman"/>
          <w:sz w:val="22"/>
          <w:szCs w:val="22"/>
          <w:rPrChange w:id="0" w:author="Bird, Chris" w:date="2023-09-29T07:49:00Z">
            <w:rPr/>
          </w:rPrChange>
        </w:rPr>
      </w:pPr>
    </w:p>
    <w:p w14:paraId="036E4DCD" w14:textId="77777777" w:rsidR="00317CA0" w:rsidRPr="00123830" w:rsidRDefault="00317CA0" w:rsidP="00123830">
      <w:pPr>
        <w:rPr>
          <w:rFonts w:ascii="Times New Roman" w:hAnsi="Times New Roman" w:cs="Times New Roman"/>
          <w:sz w:val="22"/>
          <w:szCs w:val="22"/>
          <w:rPrChange w:id="1" w:author="Bird, Chris" w:date="2023-09-29T07:49:00Z">
            <w:rPr/>
          </w:rPrChange>
        </w:rPr>
      </w:pPr>
    </w:p>
    <w:p w14:paraId="220AC5AA" w14:textId="77777777" w:rsidR="00317CA0" w:rsidRPr="00123830" w:rsidRDefault="00317CA0" w:rsidP="00123830">
      <w:pPr>
        <w:rPr>
          <w:rFonts w:ascii="Times New Roman" w:hAnsi="Times New Roman" w:cs="Times New Roman"/>
          <w:sz w:val="22"/>
          <w:szCs w:val="22"/>
          <w:rPrChange w:id="2" w:author="Bird, Chris" w:date="2023-09-29T07:49:00Z">
            <w:rPr/>
          </w:rPrChange>
        </w:rPr>
      </w:pPr>
    </w:p>
    <w:p w14:paraId="4EFA4DC4" w14:textId="77777777" w:rsidR="00317CA0" w:rsidRPr="00123830" w:rsidRDefault="00317CA0" w:rsidP="00123830">
      <w:pPr>
        <w:rPr>
          <w:rFonts w:ascii="Times New Roman" w:hAnsi="Times New Roman" w:cs="Times New Roman"/>
          <w:sz w:val="22"/>
          <w:szCs w:val="22"/>
          <w:rPrChange w:id="3" w:author="Bird, Chris" w:date="2023-09-29T07:49:00Z">
            <w:rPr/>
          </w:rPrChange>
        </w:rPr>
      </w:pPr>
    </w:p>
    <w:p w14:paraId="7E490105" w14:textId="77777777" w:rsidR="00317CA0" w:rsidRPr="00123830" w:rsidRDefault="00317CA0" w:rsidP="00123830">
      <w:pPr>
        <w:rPr>
          <w:rFonts w:ascii="Times New Roman" w:hAnsi="Times New Roman" w:cs="Times New Roman"/>
          <w:sz w:val="22"/>
          <w:szCs w:val="22"/>
          <w:rPrChange w:id="4" w:author="Bird, Chris" w:date="2023-09-29T07:49:00Z">
            <w:rPr/>
          </w:rPrChange>
        </w:rPr>
      </w:pPr>
    </w:p>
    <w:p w14:paraId="42763EC6" w14:textId="77777777" w:rsidR="00317CA0" w:rsidRPr="00123830" w:rsidRDefault="00317CA0" w:rsidP="00123830">
      <w:pPr>
        <w:rPr>
          <w:rFonts w:ascii="Times New Roman" w:hAnsi="Times New Roman" w:cs="Times New Roman"/>
          <w:sz w:val="22"/>
          <w:szCs w:val="22"/>
          <w:rPrChange w:id="5" w:author="Bird, Chris" w:date="2023-09-29T07:49:00Z">
            <w:rPr/>
          </w:rPrChange>
        </w:rPr>
      </w:pPr>
    </w:p>
    <w:p w14:paraId="076465D1" w14:textId="77777777" w:rsidR="00317CA0" w:rsidRPr="00123830" w:rsidRDefault="00317CA0" w:rsidP="00123830">
      <w:pPr>
        <w:rPr>
          <w:rFonts w:ascii="Times New Roman" w:hAnsi="Times New Roman" w:cs="Times New Roman"/>
          <w:sz w:val="22"/>
          <w:szCs w:val="22"/>
          <w:rPrChange w:id="6" w:author="Bird, Chris" w:date="2023-09-29T07:49:00Z">
            <w:rPr/>
          </w:rPrChange>
        </w:rPr>
      </w:pPr>
    </w:p>
    <w:p w14:paraId="4C392833" w14:textId="77777777" w:rsidR="00317CA0" w:rsidRPr="00123830" w:rsidRDefault="00317CA0" w:rsidP="00123830">
      <w:pPr>
        <w:rPr>
          <w:rFonts w:ascii="Times New Roman" w:hAnsi="Times New Roman" w:cs="Times New Roman"/>
          <w:sz w:val="22"/>
          <w:szCs w:val="22"/>
          <w:rPrChange w:id="7" w:author="Bird, Chris" w:date="2023-09-29T07:49:00Z">
            <w:rPr/>
          </w:rPrChange>
        </w:rPr>
      </w:pPr>
    </w:p>
    <w:p w14:paraId="5F83B780" w14:textId="77777777" w:rsidR="00317CA0" w:rsidRPr="00123830" w:rsidRDefault="00317CA0" w:rsidP="00123830">
      <w:pPr>
        <w:rPr>
          <w:rFonts w:ascii="Times New Roman" w:hAnsi="Times New Roman" w:cs="Times New Roman"/>
          <w:sz w:val="22"/>
          <w:szCs w:val="22"/>
          <w:rPrChange w:id="8" w:author="Bird, Chris" w:date="2023-09-29T07:49:00Z">
            <w:rPr/>
          </w:rPrChange>
        </w:rPr>
      </w:pPr>
    </w:p>
    <w:p w14:paraId="4C8D7F07" w14:textId="77777777" w:rsidR="0058511A" w:rsidRPr="00123830" w:rsidRDefault="0058511A" w:rsidP="00123830">
      <w:pPr>
        <w:rPr>
          <w:rFonts w:ascii="Times New Roman" w:hAnsi="Times New Roman" w:cs="Times New Roman"/>
          <w:sz w:val="22"/>
          <w:szCs w:val="22"/>
          <w:rPrChange w:id="9" w:author="Bird, Chris" w:date="2023-09-29T07:49:00Z">
            <w:rPr/>
          </w:rPrChange>
        </w:rPr>
      </w:pPr>
    </w:p>
    <w:p w14:paraId="53BFF3E9" w14:textId="77777777" w:rsidR="0058511A" w:rsidRPr="00123830" w:rsidRDefault="0058511A" w:rsidP="00123830">
      <w:pPr>
        <w:rPr>
          <w:rFonts w:ascii="Times New Roman" w:hAnsi="Times New Roman" w:cs="Times New Roman"/>
          <w:sz w:val="22"/>
          <w:szCs w:val="22"/>
          <w:rPrChange w:id="10" w:author="Bird, Chris" w:date="2023-09-29T07:49:00Z">
            <w:rPr/>
          </w:rPrChange>
        </w:rPr>
      </w:pPr>
    </w:p>
    <w:p w14:paraId="11CA151D" w14:textId="77777777" w:rsidR="00A93DDB" w:rsidRPr="00123830" w:rsidRDefault="00A93DDB" w:rsidP="00123830">
      <w:pPr>
        <w:rPr>
          <w:rFonts w:ascii="Times New Roman" w:hAnsi="Times New Roman" w:cs="Times New Roman"/>
          <w:sz w:val="22"/>
          <w:szCs w:val="22"/>
          <w:rPrChange w:id="11" w:author="Bird, Chris" w:date="2023-09-29T07:49:00Z">
            <w:rPr/>
          </w:rPrChange>
        </w:rPr>
      </w:pPr>
    </w:p>
    <w:p w14:paraId="4D8DEE1D" w14:textId="77777777" w:rsidR="00A93DDB" w:rsidRPr="00123830" w:rsidRDefault="00A93DDB" w:rsidP="00123830">
      <w:pPr>
        <w:rPr>
          <w:rFonts w:ascii="Times New Roman" w:hAnsi="Times New Roman" w:cs="Times New Roman"/>
          <w:sz w:val="22"/>
          <w:szCs w:val="22"/>
          <w:rPrChange w:id="12" w:author="Bird, Chris" w:date="2023-09-29T07:49:00Z">
            <w:rPr/>
          </w:rPrChange>
        </w:rPr>
      </w:pPr>
    </w:p>
    <w:p w14:paraId="733BCC8A" w14:textId="77777777" w:rsidR="009E0617" w:rsidRPr="00123830" w:rsidRDefault="009E0617" w:rsidP="00123830">
      <w:pPr>
        <w:rPr>
          <w:rFonts w:ascii="Times New Roman" w:hAnsi="Times New Roman" w:cs="Times New Roman"/>
          <w:sz w:val="22"/>
          <w:szCs w:val="22"/>
          <w:rPrChange w:id="13" w:author="Bird, Chris" w:date="2023-09-29T07:49:00Z">
            <w:rPr/>
          </w:rPrChange>
        </w:rPr>
      </w:pPr>
    </w:p>
    <w:p w14:paraId="3AE97C3F" w14:textId="77777777" w:rsidR="00317CA0" w:rsidRPr="00123830" w:rsidRDefault="00317CA0" w:rsidP="00123830">
      <w:pPr>
        <w:rPr>
          <w:rFonts w:ascii="Times New Roman" w:hAnsi="Times New Roman" w:cs="Times New Roman"/>
          <w:sz w:val="22"/>
          <w:szCs w:val="22"/>
          <w:rPrChange w:id="14" w:author="Bird, Chris" w:date="2023-09-29T07:49:00Z">
            <w:rPr/>
          </w:rPrChange>
        </w:rPr>
      </w:pPr>
    </w:p>
    <w:p w14:paraId="6483ED1D" w14:textId="77777777" w:rsidR="00317CA0" w:rsidRPr="00123830" w:rsidRDefault="00317CA0" w:rsidP="00123830">
      <w:pPr>
        <w:rPr>
          <w:rFonts w:ascii="Times New Roman" w:hAnsi="Times New Roman" w:cs="Times New Roman"/>
          <w:sz w:val="22"/>
          <w:szCs w:val="22"/>
          <w:rPrChange w:id="15" w:author="Bird, Chris" w:date="2023-09-29T07:49:00Z">
            <w:rPr>
              <w:rFonts w:ascii="Times New Roman" w:hAnsi="Times New Roman" w:cs="Times New Roman"/>
            </w:rPr>
          </w:rPrChange>
        </w:rPr>
      </w:pPr>
    </w:p>
    <w:p w14:paraId="7FEEF8A7" w14:textId="7A1C813C" w:rsidR="00317CA0" w:rsidRPr="00123830" w:rsidRDefault="00422837">
      <w:pPr>
        <w:jc w:val="center"/>
        <w:rPr>
          <w:rFonts w:ascii="Times New Roman" w:hAnsi="Times New Roman" w:cs="Times New Roman"/>
          <w:sz w:val="22"/>
          <w:szCs w:val="22"/>
        </w:rPr>
        <w:pPrChange w:id="16" w:author="Bird, Chris" w:date="2023-09-29T07:51:00Z">
          <w:pPr>
            <w:spacing w:line="480" w:lineRule="auto"/>
            <w:jc w:val="center"/>
          </w:pPr>
        </w:pPrChange>
      </w:pPr>
      <w:r w:rsidRPr="00123830">
        <w:rPr>
          <w:rFonts w:ascii="Times New Roman" w:hAnsi="Times New Roman" w:cs="Times New Roman"/>
          <w:sz w:val="22"/>
          <w:szCs w:val="22"/>
        </w:rPr>
        <w:t xml:space="preserve">DNA Profiling of </w:t>
      </w:r>
      <w:r w:rsidR="007468D4" w:rsidRPr="00123830">
        <w:rPr>
          <w:rFonts w:ascii="Times New Roman" w:hAnsi="Times New Roman" w:cs="Times New Roman"/>
          <w:sz w:val="22"/>
          <w:szCs w:val="22"/>
        </w:rPr>
        <w:t>4</w:t>
      </w:r>
      <w:r w:rsidR="00AB3147" w:rsidRPr="00123830">
        <w:rPr>
          <w:rFonts w:ascii="Times New Roman" w:hAnsi="Times New Roman" w:cs="Times New Roman"/>
          <w:sz w:val="22"/>
          <w:szCs w:val="22"/>
        </w:rPr>
        <w:t>0</w:t>
      </w:r>
      <w:r w:rsidRPr="00123830">
        <w:rPr>
          <w:rFonts w:ascii="Times New Roman" w:hAnsi="Times New Roman" w:cs="Times New Roman"/>
          <w:sz w:val="22"/>
          <w:szCs w:val="22"/>
        </w:rPr>
        <w:t>-Year</w:t>
      </w:r>
      <w:r w:rsidR="00CB3B2B" w:rsidRPr="00123830">
        <w:rPr>
          <w:rFonts w:ascii="Times New Roman" w:hAnsi="Times New Roman" w:cs="Times New Roman"/>
          <w:sz w:val="22"/>
          <w:szCs w:val="22"/>
        </w:rPr>
        <w:t>-</w:t>
      </w:r>
      <w:r w:rsidRPr="00123830">
        <w:rPr>
          <w:rFonts w:ascii="Times New Roman" w:hAnsi="Times New Roman" w:cs="Times New Roman"/>
          <w:sz w:val="22"/>
          <w:szCs w:val="22"/>
        </w:rPr>
        <w:t xml:space="preserve">Old </w:t>
      </w:r>
      <w:r w:rsidR="00691927" w:rsidRPr="00123830">
        <w:rPr>
          <w:rFonts w:ascii="Times New Roman" w:hAnsi="Times New Roman" w:cs="Times New Roman"/>
          <w:sz w:val="22"/>
          <w:szCs w:val="22"/>
        </w:rPr>
        <w:t>South Pacific</w:t>
      </w:r>
      <w:r w:rsidRPr="00123830">
        <w:rPr>
          <w:rFonts w:ascii="Times New Roman" w:hAnsi="Times New Roman" w:cs="Times New Roman"/>
          <w:sz w:val="22"/>
          <w:szCs w:val="22"/>
        </w:rPr>
        <w:t xml:space="preserve"> Coral Skeletons</w:t>
      </w:r>
    </w:p>
    <w:p w14:paraId="4C85D7AF" w14:textId="77777777" w:rsidR="00317CA0" w:rsidRPr="00123830" w:rsidRDefault="00317CA0">
      <w:pPr>
        <w:jc w:val="center"/>
        <w:rPr>
          <w:rFonts w:ascii="Times New Roman" w:hAnsi="Times New Roman" w:cs="Times New Roman"/>
          <w:sz w:val="22"/>
          <w:szCs w:val="22"/>
        </w:rPr>
        <w:pPrChange w:id="17" w:author="Bird, Chris" w:date="2023-09-29T07:51:00Z">
          <w:pPr>
            <w:spacing w:line="480" w:lineRule="auto"/>
            <w:jc w:val="center"/>
          </w:pPr>
        </w:pPrChange>
      </w:pPr>
    </w:p>
    <w:p w14:paraId="3B84AA92" w14:textId="53F8F12D" w:rsidR="00317CA0" w:rsidRPr="00123830" w:rsidRDefault="00317CA0">
      <w:pPr>
        <w:jc w:val="center"/>
        <w:rPr>
          <w:rFonts w:ascii="Times New Roman" w:hAnsi="Times New Roman" w:cs="Times New Roman"/>
          <w:sz w:val="22"/>
          <w:szCs w:val="22"/>
        </w:rPr>
        <w:pPrChange w:id="18" w:author="Bird, Chris" w:date="2023-09-29T07:51:00Z">
          <w:pPr>
            <w:spacing w:line="480" w:lineRule="auto"/>
            <w:jc w:val="center"/>
          </w:pPr>
        </w:pPrChange>
      </w:pPr>
      <w:r w:rsidRPr="00123830">
        <w:rPr>
          <w:rFonts w:ascii="Times New Roman" w:hAnsi="Times New Roman" w:cs="Times New Roman"/>
          <w:sz w:val="22"/>
          <w:szCs w:val="22"/>
        </w:rPr>
        <w:t>Joseph Garza</w:t>
      </w:r>
    </w:p>
    <w:p w14:paraId="62B6E200" w14:textId="06C4416C" w:rsidR="00317CA0" w:rsidRPr="00123830" w:rsidRDefault="00317CA0">
      <w:pPr>
        <w:jc w:val="center"/>
        <w:rPr>
          <w:rFonts w:ascii="Times New Roman" w:hAnsi="Times New Roman" w:cs="Times New Roman"/>
          <w:sz w:val="22"/>
          <w:szCs w:val="22"/>
        </w:rPr>
        <w:pPrChange w:id="19" w:author="Bird, Chris" w:date="2023-09-29T07:51:00Z">
          <w:pPr>
            <w:spacing w:line="480" w:lineRule="auto"/>
            <w:jc w:val="center"/>
          </w:pPr>
        </w:pPrChange>
      </w:pPr>
      <w:r w:rsidRPr="00123830">
        <w:rPr>
          <w:rFonts w:ascii="Times New Roman" w:hAnsi="Times New Roman" w:cs="Times New Roman"/>
          <w:sz w:val="22"/>
          <w:szCs w:val="22"/>
        </w:rPr>
        <w:t>Department of Life Sciences, Texas A&amp;M University – Corpus Christi</w:t>
      </w:r>
    </w:p>
    <w:p w14:paraId="7A893441" w14:textId="503E477D" w:rsidR="00317CA0" w:rsidRPr="00123830" w:rsidRDefault="001E21BA">
      <w:pPr>
        <w:jc w:val="center"/>
        <w:rPr>
          <w:rFonts w:ascii="Times New Roman" w:hAnsi="Times New Roman" w:cs="Times New Roman"/>
          <w:sz w:val="22"/>
          <w:szCs w:val="22"/>
        </w:rPr>
        <w:pPrChange w:id="20" w:author="Bird, Chris" w:date="2023-09-29T07:51:00Z">
          <w:pPr>
            <w:spacing w:line="480" w:lineRule="auto"/>
            <w:jc w:val="center"/>
          </w:pPr>
        </w:pPrChange>
      </w:pPr>
      <w:del w:id="21" w:author="Garza, Joseph" w:date="2023-09-29T10:07:00Z">
        <w:r w:rsidRPr="00123830" w:rsidDel="00F45A4A">
          <w:rPr>
            <w:rFonts w:ascii="Times New Roman" w:hAnsi="Times New Roman" w:cs="Times New Roman"/>
            <w:sz w:val="22"/>
            <w:szCs w:val="22"/>
          </w:rPr>
          <w:delText>Research &amp; Innova</w:delText>
        </w:r>
        <w:r w:rsidRPr="00123830" w:rsidDel="00D877CF">
          <w:rPr>
            <w:rFonts w:ascii="Times New Roman" w:hAnsi="Times New Roman" w:cs="Times New Roman"/>
            <w:sz w:val="22"/>
            <w:szCs w:val="22"/>
          </w:rPr>
          <w:delText>tion</w:delText>
        </w:r>
      </w:del>
    </w:p>
    <w:p w14:paraId="3CDDDD32" w14:textId="77777777" w:rsidR="00A93DDB" w:rsidRPr="00123830" w:rsidRDefault="00A93DDB">
      <w:pPr>
        <w:jc w:val="center"/>
        <w:rPr>
          <w:rFonts w:ascii="Times New Roman" w:hAnsi="Times New Roman" w:cs="Times New Roman"/>
          <w:sz w:val="22"/>
          <w:szCs w:val="22"/>
          <w:rPrChange w:id="22" w:author="Bird, Chris" w:date="2023-09-29T07:49:00Z">
            <w:rPr>
              <w:rFonts w:asciiTheme="majorHAnsi" w:hAnsiTheme="majorHAnsi" w:cstheme="majorHAnsi"/>
              <w:sz w:val="22"/>
              <w:szCs w:val="22"/>
            </w:rPr>
          </w:rPrChange>
        </w:rPr>
        <w:pPrChange w:id="23" w:author="Bird, Chris" w:date="2023-09-29T07:51:00Z">
          <w:pPr>
            <w:spacing w:line="480" w:lineRule="auto"/>
            <w:jc w:val="center"/>
          </w:pPr>
        </w:pPrChange>
      </w:pPr>
    </w:p>
    <w:p w14:paraId="5F41FC08" w14:textId="77777777" w:rsidR="0022509D" w:rsidRPr="00123830" w:rsidRDefault="0022509D">
      <w:pPr>
        <w:jc w:val="center"/>
        <w:rPr>
          <w:rFonts w:ascii="Times New Roman" w:hAnsi="Times New Roman" w:cs="Times New Roman"/>
          <w:sz w:val="22"/>
          <w:szCs w:val="22"/>
          <w:rPrChange w:id="24" w:author="Bird, Chris" w:date="2023-09-29T07:49:00Z">
            <w:rPr>
              <w:rFonts w:asciiTheme="majorHAnsi" w:hAnsiTheme="majorHAnsi" w:cstheme="majorHAnsi"/>
              <w:sz w:val="22"/>
              <w:szCs w:val="22"/>
            </w:rPr>
          </w:rPrChange>
        </w:rPr>
        <w:pPrChange w:id="25" w:author="Bird, Chris" w:date="2023-09-29T07:51:00Z">
          <w:pPr>
            <w:spacing w:line="480" w:lineRule="auto"/>
            <w:jc w:val="center"/>
          </w:pPr>
        </w:pPrChange>
      </w:pPr>
    </w:p>
    <w:p w14:paraId="6D21F475" w14:textId="77777777" w:rsidR="00A93DDB" w:rsidRPr="00123830" w:rsidRDefault="00A93DDB">
      <w:pPr>
        <w:jc w:val="center"/>
        <w:rPr>
          <w:rFonts w:ascii="Times New Roman" w:hAnsi="Times New Roman" w:cs="Times New Roman"/>
          <w:sz w:val="22"/>
          <w:szCs w:val="22"/>
          <w:rPrChange w:id="26" w:author="Bird, Chris" w:date="2023-09-29T07:49:00Z">
            <w:rPr>
              <w:rFonts w:asciiTheme="majorHAnsi" w:hAnsiTheme="majorHAnsi" w:cstheme="majorHAnsi"/>
              <w:sz w:val="22"/>
              <w:szCs w:val="22"/>
            </w:rPr>
          </w:rPrChange>
        </w:rPr>
        <w:pPrChange w:id="27" w:author="Bird, Chris" w:date="2023-09-29T07:51:00Z">
          <w:pPr>
            <w:spacing w:line="480" w:lineRule="auto"/>
            <w:jc w:val="center"/>
          </w:pPr>
        </w:pPrChange>
      </w:pPr>
    </w:p>
    <w:p w14:paraId="4AC30759" w14:textId="77777777" w:rsidR="00A93DDB" w:rsidRPr="00123830" w:rsidRDefault="00A93DDB">
      <w:pPr>
        <w:jc w:val="center"/>
        <w:rPr>
          <w:rFonts w:ascii="Times New Roman" w:hAnsi="Times New Roman" w:cs="Times New Roman"/>
          <w:sz w:val="22"/>
          <w:szCs w:val="22"/>
          <w:rPrChange w:id="28" w:author="Bird, Chris" w:date="2023-09-29T07:49:00Z">
            <w:rPr>
              <w:rFonts w:asciiTheme="majorHAnsi" w:hAnsiTheme="majorHAnsi" w:cstheme="majorHAnsi"/>
              <w:sz w:val="22"/>
              <w:szCs w:val="22"/>
            </w:rPr>
          </w:rPrChange>
        </w:rPr>
        <w:pPrChange w:id="29" w:author="Bird, Chris" w:date="2023-09-29T07:51:00Z">
          <w:pPr>
            <w:spacing w:line="480" w:lineRule="auto"/>
            <w:jc w:val="center"/>
          </w:pPr>
        </w:pPrChange>
      </w:pPr>
    </w:p>
    <w:p w14:paraId="3EA93CAA" w14:textId="77777777" w:rsidR="00A93DDB" w:rsidRPr="00123830" w:rsidRDefault="00A93DDB">
      <w:pPr>
        <w:jc w:val="center"/>
        <w:rPr>
          <w:rFonts w:ascii="Times New Roman" w:hAnsi="Times New Roman" w:cs="Times New Roman"/>
          <w:sz w:val="22"/>
          <w:szCs w:val="22"/>
          <w:rPrChange w:id="30" w:author="Bird, Chris" w:date="2023-09-29T07:49:00Z">
            <w:rPr>
              <w:rFonts w:asciiTheme="majorHAnsi" w:hAnsiTheme="majorHAnsi" w:cstheme="majorHAnsi"/>
              <w:sz w:val="22"/>
              <w:szCs w:val="22"/>
            </w:rPr>
          </w:rPrChange>
        </w:rPr>
        <w:pPrChange w:id="31" w:author="Bird, Chris" w:date="2023-09-29T07:51:00Z">
          <w:pPr>
            <w:spacing w:line="480" w:lineRule="auto"/>
            <w:jc w:val="center"/>
          </w:pPr>
        </w:pPrChange>
      </w:pPr>
    </w:p>
    <w:p w14:paraId="476B361A" w14:textId="77777777" w:rsidR="009E0617" w:rsidRPr="00123830" w:rsidRDefault="009E0617">
      <w:pPr>
        <w:jc w:val="center"/>
        <w:rPr>
          <w:rFonts w:ascii="Times New Roman" w:hAnsi="Times New Roman" w:cs="Times New Roman"/>
          <w:sz w:val="22"/>
          <w:szCs w:val="22"/>
          <w:rPrChange w:id="32" w:author="Bird, Chris" w:date="2023-09-29T07:49:00Z">
            <w:rPr>
              <w:rFonts w:asciiTheme="majorHAnsi" w:hAnsiTheme="majorHAnsi" w:cstheme="majorHAnsi"/>
              <w:sz w:val="22"/>
              <w:szCs w:val="22"/>
            </w:rPr>
          </w:rPrChange>
        </w:rPr>
        <w:pPrChange w:id="33" w:author="Bird, Chris" w:date="2023-09-29T07:51:00Z">
          <w:pPr>
            <w:spacing w:line="480" w:lineRule="auto"/>
            <w:jc w:val="center"/>
          </w:pPr>
        </w:pPrChange>
      </w:pPr>
    </w:p>
    <w:p w14:paraId="602983EE" w14:textId="77777777" w:rsidR="005D2196" w:rsidRPr="00123830" w:rsidRDefault="005D2196">
      <w:pPr>
        <w:jc w:val="center"/>
        <w:rPr>
          <w:rFonts w:ascii="Times New Roman" w:hAnsi="Times New Roman" w:cs="Times New Roman"/>
          <w:sz w:val="22"/>
          <w:szCs w:val="22"/>
          <w:rPrChange w:id="34" w:author="Bird, Chris" w:date="2023-09-29T07:49:00Z">
            <w:rPr>
              <w:rFonts w:asciiTheme="majorHAnsi" w:hAnsiTheme="majorHAnsi" w:cstheme="majorHAnsi"/>
              <w:sz w:val="22"/>
              <w:szCs w:val="22"/>
            </w:rPr>
          </w:rPrChange>
        </w:rPr>
        <w:pPrChange w:id="35" w:author="Bird, Chris" w:date="2023-09-29T07:51:00Z">
          <w:pPr>
            <w:spacing w:line="480" w:lineRule="auto"/>
            <w:jc w:val="center"/>
          </w:pPr>
        </w:pPrChange>
      </w:pPr>
    </w:p>
    <w:p w14:paraId="12628D2D" w14:textId="77777777" w:rsidR="00A93DDB" w:rsidRPr="00123830" w:rsidRDefault="00A93DDB">
      <w:pPr>
        <w:jc w:val="center"/>
        <w:rPr>
          <w:rFonts w:ascii="Times New Roman" w:hAnsi="Times New Roman" w:cs="Times New Roman"/>
          <w:sz w:val="22"/>
          <w:szCs w:val="22"/>
          <w:rPrChange w:id="36" w:author="Bird, Chris" w:date="2023-09-29T07:49:00Z">
            <w:rPr>
              <w:rFonts w:asciiTheme="majorHAnsi" w:hAnsiTheme="majorHAnsi" w:cstheme="majorHAnsi"/>
              <w:sz w:val="22"/>
              <w:szCs w:val="22"/>
            </w:rPr>
          </w:rPrChange>
        </w:rPr>
        <w:pPrChange w:id="37" w:author="Bird, Chris" w:date="2023-09-29T07:51:00Z">
          <w:pPr>
            <w:spacing w:line="480" w:lineRule="auto"/>
            <w:jc w:val="center"/>
          </w:pPr>
        </w:pPrChange>
      </w:pPr>
    </w:p>
    <w:p w14:paraId="3B3F5283" w14:textId="77777777" w:rsidR="00A93DDB" w:rsidRPr="00123830" w:rsidRDefault="00A93DDB">
      <w:pPr>
        <w:jc w:val="center"/>
        <w:rPr>
          <w:rFonts w:ascii="Times New Roman" w:hAnsi="Times New Roman" w:cs="Times New Roman"/>
          <w:sz w:val="22"/>
          <w:szCs w:val="22"/>
          <w:rPrChange w:id="38" w:author="Bird, Chris" w:date="2023-09-29T07:49:00Z">
            <w:rPr>
              <w:rFonts w:asciiTheme="majorHAnsi" w:hAnsiTheme="majorHAnsi" w:cstheme="majorHAnsi"/>
              <w:sz w:val="22"/>
              <w:szCs w:val="22"/>
            </w:rPr>
          </w:rPrChange>
        </w:rPr>
        <w:pPrChange w:id="39" w:author="Bird, Chris" w:date="2023-09-29T07:51:00Z">
          <w:pPr>
            <w:spacing w:line="480" w:lineRule="auto"/>
            <w:jc w:val="center"/>
          </w:pPr>
        </w:pPrChange>
      </w:pPr>
    </w:p>
    <w:p w14:paraId="37E97B9A" w14:textId="77777777" w:rsidR="00A93DDB" w:rsidRPr="00123830" w:rsidRDefault="00A93DDB">
      <w:pPr>
        <w:jc w:val="center"/>
        <w:rPr>
          <w:rFonts w:ascii="Times New Roman" w:hAnsi="Times New Roman" w:cs="Times New Roman"/>
          <w:sz w:val="22"/>
          <w:szCs w:val="22"/>
          <w:rPrChange w:id="40" w:author="Bird, Chris" w:date="2023-09-29T07:49:00Z">
            <w:rPr>
              <w:rFonts w:asciiTheme="majorHAnsi" w:hAnsiTheme="majorHAnsi" w:cstheme="majorHAnsi"/>
              <w:sz w:val="22"/>
              <w:szCs w:val="22"/>
            </w:rPr>
          </w:rPrChange>
        </w:rPr>
        <w:pPrChange w:id="41" w:author="Bird, Chris" w:date="2023-09-29T07:51:00Z">
          <w:pPr>
            <w:spacing w:line="480" w:lineRule="auto"/>
            <w:jc w:val="center"/>
          </w:pPr>
        </w:pPrChange>
      </w:pPr>
    </w:p>
    <w:p w14:paraId="554AE064" w14:textId="77777777" w:rsidR="002052AB" w:rsidRPr="00123830" w:rsidRDefault="002052AB" w:rsidP="00123830">
      <w:pPr>
        <w:rPr>
          <w:rFonts w:ascii="Times New Roman" w:hAnsi="Times New Roman" w:cs="Times New Roman"/>
          <w:sz w:val="22"/>
          <w:szCs w:val="22"/>
          <w:rPrChange w:id="42" w:author="Bird, Chris" w:date="2023-09-29T07:49:00Z">
            <w:rPr>
              <w:rFonts w:asciiTheme="majorHAnsi" w:hAnsiTheme="majorHAnsi" w:cstheme="majorHAnsi"/>
              <w:sz w:val="22"/>
              <w:szCs w:val="22"/>
            </w:rPr>
          </w:rPrChange>
        </w:rPr>
      </w:pPr>
    </w:p>
    <w:p w14:paraId="261FF91D" w14:textId="43533DD7" w:rsidR="009E0617" w:rsidDel="009372B6" w:rsidRDefault="00BE7D72">
      <w:pPr>
        <w:rPr>
          <w:del w:id="43" w:author="Garza, Joseph" w:date="2023-09-29T10:10:00Z"/>
          <w:rFonts w:ascii="Times New Roman" w:hAnsi="Times New Roman" w:cs="Times New Roman"/>
          <w:sz w:val="22"/>
          <w:szCs w:val="22"/>
        </w:rPr>
      </w:pPr>
      <w:del w:id="44" w:author="Garza, Joseph" w:date="2023-09-29T10:10:00Z">
        <w:r w:rsidRPr="00025CD1" w:rsidDel="00D0697C">
          <w:rPr>
            <w:rFonts w:ascii="Times New Roman" w:hAnsi="Times New Roman" w:cs="Times New Roman"/>
            <w:sz w:val="22"/>
            <w:szCs w:val="22"/>
          </w:rPr>
          <w:delText xml:space="preserve">DNA Profiling of </w:delText>
        </w:r>
        <w:r w:rsidR="00AB3147" w:rsidRPr="00123830" w:rsidDel="00D0697C">
          <w:rPr>
            <w:rFonts w:ascii="Times New Roman" w:hAnsi="Times New Roman" w:cs="Times New Roman"/>
            <w:sz w:val="22"/>
            <w:szCs w:val="22"/>
          </w:rPr>
          <w:delText>40</w:delText>
        </w:r>
        <w:r w:rsidRPr="00123830" w:rsidDel="00D0697C">
          <w:rPr>
            <w:rFonts w:ascii="Times New Roman" w:hAnsi="Times New Roman" w:cs="Times New Roman"/>
            <w:sz w:val="22"/>
            <w:szCs w:val="22"/>
          </w:rPr>
          <w:delText>-Year-Old</w:delText>
        </w:r>
        <w:r w:rsidR="00BE79AE" w:rsidRPr="00123830" w:rsidDel="00D0697C">
          <w:rPr>
            <w:rFonts w:ascii="Times New Roman" w:hAnsi="Times New Roman" w:cs="Times New Roman"/>
            <w:sz w:val="22"/>
            <w:szCs w:val="22"/>
          </w:rPr>
          <w:delText xml:space="preserve"> South Pacific</w:delText>
        </w:r>
        <w:r w:rsidRPr="00123830" w:rsidDel="00D0697C">
          <w:rPr>
            <w:rFonts w:ascii="Times New Roman" w:hAnsi="Times New Roman" w:cs="Times New Roman"/>
            <w:sz w:val="22"/>
            <w:szCs w:val="22"/>
          </w:rPr>
          <w:delText xml:space="preserve"> Coral </w:delText>
        </w:r>
        <w:r w:rsidR="00320C5E" w:rsidRPr="00123830" w:rsidDel="00D0697C">
          <w:rPr>
            <w:rFonts w:ascii="Times New Roman" w:hAnsi="Times New Roman" w:cs="Times New Roman"/>
            <w:sz w:val="22"/>
            <w:szCs w:val="22"/>
          </w:rPr>
          <w:delText>Skeletons</w:delText>
        </w:r>
      </w:del>
    </w:p>
    <w:p w14:paraId="0FC1B8D3" w14:textId="77777777" w:rsidR="009372B6" w:rsidRDefault="009372B6">
      <w:pPr>
        <w:jc w:val="center"/>
        <w:rPr>
          <w:ins w:id="45" w:author="Garza, Joseph" w:date="2023-09-29T10:17:00Z"/>
          <w:rFonts w:ascii="Times New Roman" w:hAnsi="Times New Roman" w:cs="Times New Roman"/>
          <w:sz w:val="22"/>
          <w:szCs w:val="22"/>
        </w:rPr>
      </w:pPr>
    </w:p>
    <w:p w14:paraId="6CFF9689" w14:textId="77777777" w:rsidR="009372B6" w:rsidRDefault="009372B6">
      <w:pPr>
        <w:jc w:val="center"/>
        <w:rPr>
          <w:ins w:id="46" w:author="Garza, Joseph" w:date="2023-09-29T10:17:00Z"/>
          <w:rFonts w:ascii="Times New Roman" w:hAnsi="Times New Roman" w:cs="Times New Roman"/>
          <w:sz w:val="22"/>
          <w:szCs w:val="22"/>
        </w:rPr>
      </w:pPr>
    </w:p>
    <w:p w14:paraId="1DE994D5" w14:textId="77777777" w:rsidR="009372B6" w:rsidRDefault="009372B6">
      <w:pPr>
        <w:jc w:val="center"/>
        <w:rPr>
          <w:ins w:id="47" w:author="Garza, Joseph" w:date="2023-09-29T10:17:00Z"/>
          <w:rFonts w:ascii="Times New Roman" w:hAnsi="Times New Roman" w:cs="Times New Roman"/>
          <w:sz w:val="22"/>
          <w:szCs w:val="22"/>
        </w:rPr>
      </w:pPr>
    </w:p>
    <w:p w14:paraId="7512D6A2" w14:textId="77777777" w:rsidR="009372B6" w:rsidRDefault="009372B6">
      <w:pPr>
        <w:jc w:val="center"/>
        <w:rPr>
          <w:ins w:id="48" w:author="Garza, Joseph" w:date="2023-09-29T10:17:00Z"/>
          <w:rFonts w:ascii="Times New Roman" w:hAnsi="Times New Roman" w:cs="Times New Roman"/>
          <w:sz w:val="22"/>
          <w:szCs w:val="22"/>
        </w:rPr>
      </w:pPr>
    </w:p>
    <w:p w14:paraId="7B1A3C37" w14:textId="77777777" w:rsidR="009372B6" w:rsidRDefault="009372B6">
      <w:pPr>
        <w:jc w:val="center"/>
        <w:rPr>
          <w:ins w:id="49" w:author="Garza, Joseph" w:date="2023-09-29T10:17:00Z"/>
          <w:rFonts w:ascii="Times New Roman" w:hAnsi="Times New Roman" w:cs="Times New Roman"/>
          <w:sz w:val="22"/>
          <w:szCs w:val="22"/>
        </w:rPr>
      </w:pPr>
    </w:p>
    <w:p w14:paraId="35A07080" w14:textId="77777777" w:rsidR="009372B6" w:rsidRDefault="009372B6">
      <w:pPr>
        <w:jc w:val="center"/>
        <w:rPr>
          <w:ins w:id="50" w:author="Garza, Joseph" w:date="2023-09-29T10:17:00Z"/>
          <w:rFonts w:ascii="Times New Roman" w:hAnsi="Times New Roman" w:cs="Times New Roman"/>
          <w:sz w:val="22"/>
          <w:szCs w:val="22"/>
        </w:rPr>
      </w:pPr>
    </w:p>
    <w:p w14:paraId="328C1177" w14:textId="2F89075D" w:rsidR="009E0617" w:rsidDel="007E4798" w:rsidRDefault="009E0617">
      <w:pPr>
        <w:rPr>
          <w:del w:id="51" w:author="Bird, Chris" w:date="2023-09-29T07:49:00Z"/>
          <w:rFonts w:ascii="Times New Roman" w:hAnsi="Times New Roman" w:cs="Times New Roman"/>
          <w:sz w:val="22"/>
          <w:szCs w:val="22"/>
        </w:rPr>
      </w:pPr>
    </w:p>
    <w:p w14:paraId="621EF952" w14:textId="77777777" w:rsidR="007E4798" w:rsidRDefault="007E4798">
      <w:pPr>
        <w:jc w:val="center"/>
        <w:rPr>
          <w:ins w:id="52" w:author="Garza, Joseph" w:date="2023-09-29T10:28:00Z"/>
          <w:rFonts w:ascii="Times New Roman" w:hAnsi="Times New Roman" w:cs="Times New Roman"/>
          <w:sz w:val="22"/>
          <w:szCs w:val="22"/>
        </w:rPr>
      </w:pPr>
    </w:p>
    <w:p w14:paraId="682DF16E" w14:textId="77777777" w:rsidR="007E4798" w:rsidRDefault="007E4798">
      <w:pPr>
        <w:jc w:val="center"/>
        <w:rPr>
          <w:ins w:id="53" w:author="Garza, Joseph" w:date="2023-09-29T10:28:00Z"/>
          <w:rFonts w:ascii="Times New Roman" w:hAnsi="Times New Roman" w:cs="Times New Roman"/>
          <w:sz w:val="22"/>
          <w:szCs w:val="22"/>
        </w:rPr>
      </w:pPr>
    </w:p>
    <w:p w14:paraId="5930B8F3" w14:textId="77777777" w:rsidR="007E4798" w:rsidRDefault="007E4798">
      <w:pPr>
        <w:jc w:val="center"/>
        <w:rPr>
          <w:ins w:id="54" w:author="Garza, Joseph" w:date="2023-09-29T10:28:00Z"/>
          <w:rFonts w:ascii="Times New Roman" w:hAnsi="Times New Roman" w:cs="Times New Roman"/>
          <w:sz w:val="22"/>
          <w:szCs w:val="22"/>
        </w:rPr>
      </w:pPr>
    </w:p>
    <w:p w14:paraId="13C87555" w14:textId="77777777" w:rsidR="007E4798" w:rsidRDefault="007E4798">
      <w:pPr>
        <w:jc w:val="center"/>
        <w:rPr>
          <w:ins w:id="55" w:author="Garza, Joseph" w:date="2023-09-29T10:28:00Z"/>
          <w:rFonts w:ascii="Times New Roman" w:hAnsi="Times New Roman" w:cs="Times New Roman"/>
          <w:sz w:val="22"/>
          <w:szCs w:val="22"/>
        </w:rPr>
      </w:pPr>
    </w:p>
    <w:p w14:paraId="0B94C38B" w14:textId="77777777" w:rsidR="007E4798" w:rsidRDefault="007E4798">
      <w:pPr>
        <w:jc w:val="center"/>
        <w:rPr>
          <w:ins w:id="56" w:author="Garza, Joseph" w:date="2023-09-29T10:28:00Z"/>
          <w:rFonts w:ascii="Times New Roman" w:hAnsi="Times New Roman" w:cs="Times New Roman"/>
          <w:sz w:val="22"/>
          <w:szCs w:val="22"/>
        </w:rPr>
      </w:pPr>
    </w:p>
    <w:p w14:paraId="778899BB" w14:textId="77777777" w:rsidR="007E4798" w:rsidRDefault="007E4798">
      <w:pPr>
        <w:jc w:val="center"/>
        <w:rPr>
          <w:ins w:id="57" w:author="Garza, Joseph" w:date="2023-09-29T10:28:00Z"/>
          <w:rFonts w:ascii="Times New Roman" w:hAnsi="Times New Roman" w:cs="Times New Roman"/>
          <w:sz w:val="22"/>
          <w:szCs w:val="22"/>
        </w:rPr>
      </w:pPr>
    </w:p>
    <w:p w14:paraId="6712E1EA" w14:textId="77777777" w:rsidR="007E4798" w:rsidRDefault="007E4798">
      <w:pPr>
        <w:jc w:val="center"/>
        <w:rPr>
          <w:ins w:id="58" w:author="Garza, Joseph" w:date="2023-09-29T10:28:00Z"/>
          <w:rFonts w:ascii="Times New Roman" w:hAnsi="Times New Roman" w:cs="Times New Roman"/>
          <w:sz w:val="22"/>
          <w:szCs w:val="22"/>
        </w:rPr>
      </w:pPr>
    </w:p>
    <w:p w14:paraId="591AF525" w14:textId="77777777" w:rsidR="007E4798" w:rsidRDefault="007E4798">
      <w:pPr>
        <w:jc w:val="center"/>
        <w:rPr>
          <w:ins w:id="59" w:author="Garza, Joseph" w:date="2023-09-29T10:28:00Z"/>
          <w:rFonts w:ascii="Times New Roman" w:hAnsi="Times New Roman" w:cs="Times New Roman"/>
          <w:sz w:val="22"/>
          <w:szCs w:val="22"/>
        </w:rPr>
      </w:pPr>
    </w:p>
    <w:p w14:paraId="478B715D" w14:textId="77777777" w:rsidR="007E4798" w:rsidRDefault="007E4798">
      <w:pPr>
        <w:jc w:val="center"/>
        <w:rPr>
          <w:ins w:id="60" w:author="Garza, Joseph" w:date="2023-09-29T10:28:00Z"/>
          <w:rFonts w:ascii="Times New Roman" w:hAnsi="Times New Roman" w:cs="Times New Roman"/>
          <w:sz w:val="22"/>
          <w:szCs w:val="22"/>
        </w:rPr>
      </w:pPr>
    </w:p>
    <w:p w14:paraId="5B428DEF" w14:textId="77777777" w:rsidR="007E4798" w:rsidRDefault="007E4798">
      <w:pPr>
        <w:jc w:val="center"/>
        <w:rPr>
          <w:ins w:id="61" w:author="Garza, Joseph" w:date="2023-09-29T10:28:00Z"/>
          <w:rFonts w:ascii="Times New Roman" w:hAnsi="Times New Roman" w:cs="Times New Roman"/>
          <w:sz w:val="22"/>
          <w:szCs w:val="22"/>
        </w:rPr>
      </w:pPr>
    </w:p>
    <w:p w14:paraId="6096C526" w14:textId="77777777" w:rsidR="007E4798" w:rsidRDefault="007E4798">
      <w:pPr>
        <w:jc w:val="center"/>
        <w:rPr>
          <w:ins w:id="62" w:author="Garza, Joseph" w:date="2023-09-29T10:28:00Z"/>
          <w:rFonts w:ascii="Times New Roman" w:hAnsi="Times New Roman" w:cs="Times New Roman"/>
          <w:sz w:val="22"/>
          <w:szCs w:val="22"/>
        </w:rPr>
      </w:pPr>
    </w:p>
    <w:p w14:paraId="260022D6" w14:textId="77777777" w:rsidR="007E4798" w:rsidRDefault="007E4798">
      <w:pPr>
        <w:jc w:val="center"/>
        <w:rPr>
          <w:ins w:id="63" w:author="Garza, Joseph" w:date="2023-09-29T10:28:00Z"/>
          <w:rFonts w:ascii="Times New Roman" w:hAnsi="Times New Roman" w:cs="Times New Roman"/>
          <w:sz w:val="22"/>
          <w:szCs w:val="22"/>
        </w:rPr>
      </w:pPr>
    </w:p>
    <w:p w14:paraId="0C90AC4F" w14:textId="77777777" w:rsidR="007E4798" w:rsidRPr="00123830" w:rsidRDefault="007E4798">
      <w:pPr>
        <w:jc w:val="center"/>
        <w:rPr>
          <w:ins w:id="64" w:author="Garza, Joseph" w:date="2023-09-29T10:28:00Z"/>
          <w:rFonts w:ascii="Times New Roman" w:hAnsi="Times New Roman" w:cs="Times New Roman"/>
          <w:sz w:val="22"/>
          <w:szCs w:val="22"/>
          <w:rPrChange w:id="65" w:author="Bird, Chris" w:date="2023-09-29T07:49:00Z">
            <w:rPr>
              <w:ins w:id="66" w:author="Garza, Joseph" w:date="2023-09-29T10:28:00Z"/>
              <w:rFonts w:cstheme="minorHAnsi"/>
              <w:sz w:val="11"/>
              <w:szCs w:val="11"/>
            </w:rPr>
          </w:rPrChange>
        </w:rPr>
        <w:pPrChange w:id="67" w:author="Bird, Chris" w:date="2023-09-29T07:51:00Z">
          <w:pPr>
            <w:spacing w:line="480" w:lineRule="auto"/>
            <w:jc w:val="center"/>
          </w:pPr>
        </w:pPrChange>
      </w:pPr>
    </w:p>
    <w:p w14:paraId="75DD5588" w14:textId="288AB61A" w:rsidR="006A3C4C" w:rsidRPr="00123830" w:rsidRDefault="009E0617">
      <w:pPr>
        <w:rPr>
          <w:rFonts w:ascii="Times New Roman" w:hAnsi="Times New Roman" w:cs="Times New Roman"/>
          <w:b/>
          <w:bCs/>
          <w:sz w:val="22"/>
          <w:szCs w:val="22"/>
        </w:rPr>
        <w:pPrChange w:id="68" w:author="Bird, Chris" w:date="2023-09-29T07:51:00Z">
          <w:pPr>
            <w:spacing w:line="480" w:lineRule="auto"/>
          </w:pPr>
        </w:pPrChange>
      </w:pPr>
      <w:r w:rsidRPr="00123830">
        <w:rPr>
          <w:rFonts w:ascii="Times New Roman" w:hAnsi="Times New Roman" w:cs="Times New Roman"/>
          <w:b/>
          <w:bCs/>
          <w:sz w:val="22"/>
          <w:szCs w:val="22"/>
        </w:rPr>
        <w:t>Abstract</w:t>
      </w:r>
      <w:del w:id="69" w:author="Garza, Joseph" w:date="2023-09-29T10:14:00Z">
        <w:r w:rsidR="00D42387" w:rsidRPr="00123830" w:rsidDel="00995C90">
          <w:rPr>
            <w:rFonts w:ascii="Times New Roman" w:hAnsi="Times New Roman" w:cs="Times New Roman"/>
            <w:b/>
            <w:bCs/>
            <w:sz w:val="22"/>
            <w:szCs w:val="22"/>
          </w:rPr>
          <w:delText xml:space="preserve"> </w:delText>
        </w:r>
        <w:r w:rsidR="002475D3" w:rsidRPr="00123830" w:rsidDel="00995C90">
          <w:rPr>
            <w:rFonts w:ascii="Times New Roman" w:hAnsi="Times New Roman" w:cs="Times New Roman"/>
            <w:b/>
            <w:bCs/>
            <w:sz w:val="22"/>
            <w:szCs w:val="22"/>
          </w:rPr>
          <w:delText>(**)</w:delText>
        </w:r>
      </w:del>
    </w:p>
    <w:p w14:paraId="75509AB5" w14:textId="18FDB366" w:rsidR="006A3C4C" w:rsidRPr="00123830" w:rsidRDefault="00CD3151">
      <w:pPr>
        <w:rPr>
          <w:rFonts w:ascii="Times New Roman" w:hAnsi="Times New Roman" w:cs="Times New Roman"/>
          <w:sz w:val="22"/>
          <w:szCs w:val="22"/>
          <w:rPrChange w:id="70" w:author="Bird, Chris" w:date="2023-09-29T07:49:00Z">
            <w:rPr>
              <w:rFonts w:ascii="Times New Roman" w:hAnsi="Times New Roman" w:cs="Times New Roman"/>
              <w:sz w:val="20"/>
              <w:szCs w:val="20"/>
            </w:rPr>
          </w:rPrChange>
        </w:rPr>
        <w:pPrChange w:id="71" w:author="Bird, Chris" w:date="2023-09-29T07:51:00Z">
          <w:pPr>
            <w:spacing w:line="276" w:lineRule="auto"/>
          </w:pPr>
        </w:pPrChange>
      </w:pPr>
      <w:r w:rsidRPr="00123830">
        <w:rPr>
          <w:rFonts w:ascii="Times New Roman" w:hAnsi="Times New Roman" w:cs="Times New Roman"/>
          <w:sz w:val="22"/>
          <w:szCs w:val="22"/>
          <w:rPrChange w:id="72" w:author="Bird, Chris" w:date="2023-09-29T07:49:00Z">
            <w:rPr>
              <w:rFonts w:ascii="Times New Roman" w:hAnsi="Times New Roman" w:cs="Times New Roman"/>
              <w:sz w:val="20"/>
              <w:szCs w:val="20"/>
            </w:rPr>
          </w:rPrChange>
        </w:rPr>
        <w:t>Coral reefs</w:t>
      </w:r>
      <w:r w:rsidR="00B17193" w:rsidRPr="00123830">
        <w:rPr>
          <w:rFonts w:ascii="Times New Roman" w:hAnsi="Times New Roman" w:cs="Times New Roman"/>
          <w:sz w:val="22"/>
          <w:szCs w:val="22"/>
          <w:rPrChange w:id="73" w:author="Bird, Chris" w:date="2023-09-29T07:49:00Z">
            <w:rPr>
              <w:rFonts w:ascii="Times New Roman" w:hAnsi="Times New Roman" w:cs="Times New Roman"/>
              <w:sz w:val="20"/>
              <w:szCs w:val="20"/>
            </w:rPr>
          </w:rPrChange>
        </w:rPr>
        <w:t>,</w:t>
      </w:r>
      <w:r w:rsidRPr="00123830">
        <w:rPr>
          <w:rFonts w:ascii="Times New Roman" w:hAnsi="Times New Roman" w:cs="Times New Roman"/>
          <w:sz w:val="22"/>
          <w:szCs w:val="22"/>
          <w:rPrChange w:id="74" w:author="Bird, Chris" w:date="2023-09-29T07:49:00Z">
            <w:rPr>
              <w:rFonts w:ascii="Times New Roman" w:hAnsi="Times New Roman" w:cs="Times New Roman"/>
              <w:sz w:val="20"/>
              <w:szCs w:val="20"/>
            </w:rPr>
          </w:rPrChange>
        </w:rPr>
        <w:t xml:space="preserve"> </w:t>
      </w:r>
      <w:r w:rsidR="00B17193" w:rsidRPr="00123830">
        <w:rPr>
          <w:rFonts w:ascii="Times New Roman" w:hAnsi="Times New Roman" w:cs="Times New Roman"/>
          <w:sz w:val="22"/>
          <w:szCs w:val="22"/>
          <w:rPrChange w:id="75" w:author="Bird, Chris" w:date="2023-09-29T07:49:00Z">
            <w:rPr>
              <w:rFonts w:ascii="Times New Roman" w:hAnsi="Times New Roman" w:cs="Times New Roman"/>
              <w:sz w:val="20"/>
              <w:szCs w:val="20"/>
            </w:rPr>
          </w:rPrChange>
        </w:rPr>
        <w:t xml:space="preserve">which are built from accumulated layers of calcium </w:t>
      </w:r>
      <w:r w:rsidR="001F171F" w:rsidRPr="00123830">
        <w:rPr>
          <w:rFonts w:ascii="Times New Roman" w:hAnsi="Times New Roman" w:cs="Times New Roman"/>
          <w:sz w:val="22"/>
          <w:szCs w:val="22"/>
          <w:rPrChange w:id="76" w:author="Bird, Chris" w:date="2023-09-29T07:49:00Z">
            <w:rPr>
              <w:rFonts w:ascii="Times New Roman" w:hAnsi="Times New Roman" w:cs="Times New Roman"/>
              <w:sz w:val="20"/>
              <w:szCs w:val="20"/>
            </w:rPr>
          </w:rPrChange>
        </w:rPr>
        <w:t>c</w:t>
      </w:r>
      <w:r w:rsidR="00B17193" w:rsidRPr="00123830">
        <w:rPr>
          <w:rFonts w:ascii="Times New Roman" w:hAnsi="Times New Roman" w:cs="Times New Roman"/>
          <w:sz w:val="22"/>
          <w:szCs w:val="22"/>
          <w:rPrChange w:id="77" w:author="Bird, Chris" w:date="2023-09-29T07:49:00Z">
            <w:rPr>
              <w:rFonts w:ascii="Times New Roman" w:hAnsi="Times New Roman" w:cs="Times New Roman"/>
              <w:sz w:val="20"/>
              <w:szCs w:val="20"/>
            </w:rPr>
          </w:rPrChange>
        </w:rPr>
        <w:t>arbonate (CaCO3)</w:t>
      </w:r>
      <w:r w:rsidR="00625668" w:rsidRPr="00123830">
        <w:rPr>
          <w:rFonts w:ascii="Times New Roman" w:hAnsi="Times New Roman" w:cs="Times New Roman"/>
          <w:sz w:val="22"/>
          <w:szCs w:val="22"/>
          <w:rPrChange w:id="78" w:author="Bird, Chris" w:date="2023-09-29T07:49:00Z">
            <w:rPr>
              <w:rFonts w:ascii="Times New Roman" w:hAnsi="Times New Roman" w:cs="Times New Roman"/>
              <w:sz w:val="20"/>
              <w:szCs w:val="20"/>
            </w:rPr>
          </w:rPrChange>
        </w:rPr>
        <w:t xml:space="preserve">, </w:t>
      </w:r>
      <w:r w:rsidR="00B17193" w:rsidRPr="00123830">
        <w:rPr>
          <w:rFonts w:ascii="Times New Roman" w:hAnsi="Times New Roman" w:cs="Times New Roman"/>
          <w:sz w:val="22"/>
          <w:szCs w:val="22"/>
          <w:rPrChange w:id="79" w:author="Bird, Chris" w:date="2023-09-29T07:49:00Z">
            <w:rPr>
              <w:rFonts w:ascii="Times New Roman" w:hAnsi="Times New Roman" w:cs="Times New Roman"/>
              <w:sz w:val="20"/>
              <w:szCs w:val="20"/>
            </w:rPr>
          </w:rPrChange>
        </w:rPr>
        <w:t xml:space="preserve">are found in tropical and subtropical warm shallow sea water environments around the world. These </w:t>
      </w:r>
      <w:r w:rsidR="00A158DB" w:rsidRPr="00123830">
        <w:rPr>
          <w:rFonts w:ascii="Times New Roman" w:hAnsi="Times New Roman" w:cs="Times New Roman"/>
          <w:sz w:val="22"/>
          <w:szCs w:val="22"/>
          <w:rPrChange w:id="80" w:author="Bird, Chris" w:date="2023-09-29T07:49:00Z">
            <w:rPr>
              <w:rFonts w:ascii="Times New Roman" w:hAnsi="Times New Roman" w:cs="Times New Roman"/>
              <w:sz w:val="20"/>
              <w:szCs w:val="20"/>
            </w:rPr>
          </w:rPrChange>
        </w:rPr>
        <w:t xml:space="preserve">reef ecosystems support an estimated 25 percent of all known marine species, and the variety of </w:t>
      </w:r>
      <w:r w:rsidR="001232EC" w:rsidRPr="00123830">
        <w:rPr>
          <w:rFonts w:ascii="Times New Roman" w:hAnsi="Times New Roman" w:cs="Times New Roman"/>
          <w:sz w:val="22"/>
          <w:szCs w:val="22"/>
          <w:rPrChange w:id="81" w:author="Bird, Chris" w:date="2023-09-29T07:49:00Z">
            <w:rPr>
              <w:rFonts w:ascii="Times New Roman" w:hAnsi="Times New Roman" w:cs="Times New Roman"/>
              <w:sz w:val="20"/>
              <w:szCs w:val="20"/>
            </w:rPr>
          </w:rPrChange>
        </w:rPr>
        <w:t>aquatic life</w:t>
      </w:r>
      <w:r w:rsidR="00A158DB" w:rsidRPr="00123830">
        <w:rPr>
          <w:rFonts w:ascii="Times New Roman" w:hAnsi="Times New Roman" w:cs="Times New Roman"/>
          <w:sz w:val="22"/>
          <w:szCs w:val="22"/>
          <w:rPrChange w:id="82" w:author="Bird, Chris" w:date="2023-09-29T07:49:00Z">
            <w:rPr>
              <w:rFonts w:ascii="Times New Roman" w:hAnsi="Times New Roman" w:cs="Times New Roman"/>
              <w:sz w:val="20"/>
              <w:szCs w:val="20"/>
            </w:rPr>
          </w:rPrChange>
        </w:rPr>
        <w:t xml:space="preserve"> living </w:t>
      </w:r>
      <w:r w:rsidR="001232EC" w:rsidRPr="00123830">
        <w:rPr>
          <w:rFonts w:ascii="Times New Roman" w:hAnsi="Times New Roman" w:cs="Times New Roman"/>
          <w:sz w:val="22"/>
          <w:szCs w:val="22"/>
          <w:rPrChange w:id="83" w:author="Bird, Chris" w:date="2023-09-29T07:49:00Z">
            <w:rPr>
              <w:rFonts w:ascii="Times New Roman" w:hAnsi="Times New Roman" w:cs="Times New Roman"/>
              <w:sz w:val="20"/>
              <w:szCs w:val="20"/>
            </w:rPr>
          </w:rPrChange>
        </w:rPr>
        <w:t>around</w:t>
      </w:r>
      <w:r w:rsidR="00A158DB" w:rsidRPr="00123830">
        <w:rPr>
          <w:rFonts w:ascii="Times New Roman" w:hAnsi="Times New Roman" w:cs="Times New Roman"/>
          <w:sz w:val="22"/>
          <w:szCs w:val="22"/>
          <w:rPrChange w:id="84" w:author="Bird, Chris" w:date="2023-09-29T07:49:00Z">
            <w:rPr>
              <w:rFonts w:ascii="Times New Roman" w:hAnsi="Times New Roman" w:cs="Times New Roman"/>
              <w:sz w:val="20"/>
              <w:szCs w:val="20"/>
            </w:rPr>
          </w:rPrChange>
        </w:rPr>
        <w:t xml:space="preserve"> coral reefs is greater than anywhere else </w:t>
      </w:r>
      <w:r w:rsidR="00554FCA" w:rsidRPr="00123830">
        <w:rPr>
          <w:rFonts w:ascii="Times New Roman" w:hAnsi="Times New Roman" w:cs="Times New Roman"/>
          <w:sz w:val="22"/>
          <w:szCs w:val="22"/>
          <w:rPrChange w:id="85" w:author="Bird, Chris" w:date="2023-09-29T07:49:00Z">
            <w:rPr>
              <w:rFonts w:ascii="Times New Roman" w:hAnsi="Times New Roman" w:cs="Times New Roman"/>
              <w:sz w:val="20"/>
              <w:szCs w:val="20"/>
            </w:rPr>
          </w:rPrChange>
        </w:rPr>
        <w:t>on</w:t>
      </w:r>
      <w:r w:rsidR="00A158DB" w:rsidRPr="00123830">
        <w:rPr>
          <w:rFonts w:ascii="Times New Roman" w:hAnsi="Times New Roman" w:cs="Times New Roman"/>
          <w:sz w:val="22"/>
          <w:szCs w:val="22"/>
          <w:rPrChange w:id="86" w:author="Bird, Chris" w:date="2023-09-29T07:49:00Z">
            <w:rPr>
              <w:rFonts w:ascii="Times New Roman" w:hAnsi="Times New Roman" w:cs="Times New Roman"/>
              <w:sz w:val="20"/>
              <w:szCs w:val="20"/>
            </w:rPr>
          </w:rPrChange>
        </w:rPr>
        <w:t xml:space="preserve"> the </w:t>
      </w:r>
      <w:r w:rsidR="00554FCA" w:rsidRPr="00123830">
        <w:rPr>
          <w:rFonts w:ascii="Times New Roman" w:hAnsi="Times New Roman" w:cs="Times New Roman"/>
          <w:sz w:val="22"/>
          <w:szCs w:val="22"/>
          <w:rPrChange w:id="87" w:author="Bird, Chris" w:date="2023-09-29T07:49:00Z">
            <w:rPr>
              <w:rFonts w:ascii="Times New Roman" w:hAnsi="Times New Roman" w:cs="Times New Roman"/>
              <w:sz w:val="20"/>
              <w:szCs w:val="20"/>
            </w:rPr>
          </w:rPrChange>
        </w:rPr>
        <w:t>planet</w:t>
      </w:r>
      <w:del w:id="88" w:author="Garza, Joseph" w:date="2023-09-29T10:16:00Z">
        <w:r w:rsidR="002E7F0B" w:rsidRPr="00123830" w:rsidDel="00D2557F">
          <w:rPr>
            <w:rFonts w:ascii="Times New Roman" w:hAnsi="Times New Roman" w:cs="Times New Roman"/>
            <w:sz w:val="22"/>
            <w:szCs w:val="22"/>
            <w:rPrChange w:id="89" w:author="Bird, Chris" w:date="2023-09-29T07:49:00Z">
              <w:rPr>
                <w:rFonts w:ascii="Times New Roman" w:hAnsi="Times New Roman" w:cs="Times New Roman"/>
                <w:sz w:val="20"/>
                <w:szCs w:val="20"/>
              </w:rPr>
            </w:rPrChange>
          </w:rPr>
          <w:delText xml:space="preserve"> </w:delText>
        </w:r>
        <w:r w:rsidR="0052498B" w:rsidRPr="00123830" w:rsidDel="00D2557F">
          <w:rPr>
            <w:rFonts w:ascii="Times New Roman" w:hAnsi="Times New Roman" w:cs="Times New Roman"/>
            <w:sz w:val="22"/>
            <w:szCs w:val="22"/>
            <w:rPrChange w:id="90" w:author="Bird, Chris" w:date="2023-09-29T07:49:00Z">
              <w:rPr>
                <w:rFonts w:ascii="Times New Roman" w:hAnsi="Times New Roman" w:cs="Times New Roman"/>
                <w:sz w:val="20"/>
                <w:szCs w:val="20"/>
              </w:rPr>
            </w:rPrChange>
          </w:rPr>
          <w:delText>(Solomon et al., 2019)</w:delText>
        </w:r>
      </w:del>
      <w:r w:rsidR="00A158DB" w:rsidRPr="00123830">
        <w:rPr>
          <w:rFonts w:ascii="Times New Roman" w:hAnsi="Times New Roman" w:cs="Times New Roman"/>
          <w:sz w:val="22"/>
          <w:szCs w:val="22"/>
          <w:rPrChange w:id="91" w:author="Bird, Chris" w:date="2023-09-29T07:49:00Z">
            <w:rPr>
              <w:rFonts w:ascii="Times New Roman" w:hAnsi="Times New Roman" w:cs="Times New Roman"/>
              <w:sz w:val="20"/>
              <w:szCs w:val="20"/>
            </w:rPr>
          </w:rPrChange>
        </w:rPr>
        <w:t>.</w:t>
      </w:r>
      <w:r w:rsidR="00B17193" w:rsidRPr="00123830">
        <w:rPr>
          <w:rFonts w:ascii="Times New Roman" w:hAnsi="Times New Roman" w:cs="Times New Roman"/>
          <w:sz w:val="22"/>
          <w:szCs w:val="22"/>
          <w:rPrChange w:id="92" w:author="Bird, Chris" w:date="2023-09-29T07:49:00Z">
            <w:rPr>
              <w:rFonts w:ascii="Times New Roman" w:hAnsi="Times New Roman" w:cs="Times New Roman"/>
              <w:sz w:val="20"/>
              <w:szCs w:val="20"/>
            </w:rPr>
          </w:rPrChange>
        </w:rPr>
        <w:t xml:space="preserve"> </w:t>
      </w:r>
      <w:r w:rsidR="004B05A1" w:rsidRPr="00123830">
        <w:rPr>
          <w:rFonts w:ascii="Times New Roman" w:hAnsi="Times New Roman" w:cs="Times New Roman"/>
          <w:sz w:val="22"/>
          <w:szCs w:val="22"/>
          <w:rPrChange w:id="93" w:author="Bird, Chris" w:date="2023-09-29T07:49:00Z">
            <w:rPr>
              <w:rFonts w:ascii="Times New Roman" w:hAnsi="Times New Roman" w:cs="Times New Roman"/>
              <w:sz w:val="20"/>
              <w:szCs w:val="20"/>
            </w:rPr>
          </w:rPrChange>
        </w:rPr>
        <w:t xml:space="preserve">However, coral reefs are projected to </w:t>
      </w:r>
      <w:r w:rsidR="00DB7267" w:rsidRPr="00123830">
        <w:rPr>
          <w:rFonts w:ascii="Times New Roman" w:hAnsi="Times New Roman" w:cs="Times New Roman"/>
          <w:sz w:val="22"/>
          <w:szCs w:val="22"/>
          <w:rPrChange w:id="94" w:author="Bird, Chris" w:date="2023-09-29T07:49:00Z">
            <w:rPr>
              <w:rFonts w:ascii="Times New Roman" w:hAnsi="Times New Roman" w:cs="Times New Roman"/>
              <w:sz w:val="20"/>
              <w:szCs w:val="20"/>
            </w:rPr>
          </w:rPrChange>
        </w:rPr>
        <w:t>be</w:t>
      </w:r>
      <w:r w:rsidR="00A158DB" w:rsidRPr="00123830">
        <w:rPr>
          <w:rFonts w:ascii="Times New Roman" w:hAnsi="Times New Roman" w:cs="Times New Roman"/>
          <w:sz w:val="22"/>
          <w:szCs w:val="22"/>
          <w:rPrChange w:id="95" w:author="Bird, Chris" w:date="2023-09-29T07:49:00Z">
            <w:rPr>
              <w:rFonts w:ascii="Times New Roman" w:hAnsi="Times New Roman" w:cs="Times New Roman"/>
              <w:sz w:val="20"/>
              <w:szCs w:val="20"/>
            </w:rPr>
          </w:rPrChange>
        </w:rPr>
        <w:t xml:space="preserve"> </w:t>
      </w:r>
      <w:r w:rsidR="00DB7267" w:rsidRPr="00123830">
        <w:rPr>
          <w:rFonts w:ascii="Times New Roman" w:hAnsi="Times New Roman" w:cs="Times New Roman"/>
          <w:sz w:val="22"/>
          <w:szCs w:val="22"/>
          <w:rPrChange w:id="96" w:author="Bird, Chris" w:date="2023-09-29T07:49:00Z">
            <w:rPr>
              <w:rFonts w:ascii="Times New Roman" w:hAnsi="Times New Roman" w:cs="Times New Roman"/>
              <w:sz w:val="20"/>
              <w:szCs w:val="20"/>
            </w:rPr>
          </w:rPrChange>
        </w:rPr>
        <w:t xml:space="preserve">entirely </w:t>
      </w:r>
      <w:r w:rsidR="00A158DB" w:rsidRPr="00123830">
        <w:rPr>
          <w:rFonts w:ascii="Times New Roman" w:hAnsi="Times New Roman" w:cs="Times New Roman"/>
          <w:sz w:val="22"/>
          <w:szCs w:val="22"/>
          <w:rPrChange w:id="97" w:author="Bird, Chris" w:date="2023-09-29T07:49:00Z">
            <w:rPr>
              <w:rFonts w:ascii="Times New Roman" w:hAnsi="Times New Roman" w:cs="Times New Roman"/>
              <w:sz w:val="20"/>
              <w:szCs w:val="20"/>
            </w:rPr>
          </w:rPrChange>
        </w:rPr>
        <w:t>under threat within</w:t>
      </w:r>
      <w:r w:rsidR="004B05A1" w:rsidRPr="00123830">
        <w:rPr>
          <w:rFonts w:ascii="Times New Roman" w:hAnsi="Times New Roman" w:cs="Times New Roman"/>
          <w:sz w:val="22"/>
          <w:szCs w:val="22"/>
          <w:rPrChange w:id="98" w:author="Bird, Chris" w:date="2023-09-29T07:49:00Z">
            <w:rPr>
              <w:rFonts w:ascii="Times New Roman" w:hAnsi="Times New Roman" w:cs="Times New Roman"/>
              <w:sz w:val="20"/>
              <w:szCs w:val="20"/>
            </w:rPr>
          </w:rPrChange>
        </w:rPr>
        <w:t xml:space="preserve"> the next </w:t>
      </w:r>
      <w:r w:rsidR="00A158DB" w:rsidRPr="00123830">
        <w:rPr>
          <w:rFonts w:ascii="Times New Roman" w:hAnsi="Times New Roman" w:cs="Times New Roman"/>
          <w:sz w:val="22"/>
          <w:szCs w:val="22"/>
          <w:rPrChange w:id="99" w:author="Bird, Chris" w:date="2023-09-29T07:49:00Z">
            <w:rPr>
              <w:rFonts w:ascii="Times New Roman" w:hAnsi="Times New Roman" w:cs="Times New Roman"/>
              <w:sz w:val="20"/>
              <w:szCs w:val="20"/>
            </w:rPr>
          </w:rPrChange>
        </w:rPr>
        <w:t>2</w:t>
      </w:r>
      <w:r w:rsidR="004B05A1" w:rsidRPr="00123830">
        <w:rPr>
          <w:rFonts w:ascii="Times New Roman" w:hAnsi="Times New Roman" w:cs="Times New Roman"/>
          <w:sz w:val="22"/>
          <w:szCs w:val="22"/>
          <w:rPrChange w:id="100" w:author="Bird, Chris" w:date="2023-09-29T07:49:00Z">
            <w:rPr>
              <w:rFonts w:ascii="Times New Roman" w:hAnsi="Times New Roman" w:cs="Times New Roman"/>
              <w:sz w:val="20"/>
              <w:szCs w:val="20"/>
            </w:rPr>
          </w:rPrChange>
        </w:rPr>
        <w:t>0</w:t>
      </w:r>
      <w:r w:rsidR="00A158DB" w:rsidRPr="00123830">
        <w:rPr>
          <w:rFonts w:ascii="Times New Roman" w:hAnsi="Times New Roman" w:cs="Times New Roman"/>
          <w:sz w:val="22"/>
          <w:szCs w:val="22"/>
          <w:rPrChange w:id="101" w:author="Bird, Chris" w:date="2023-09-29T07:49:00Z">
            <w:rPr>
              <w:rFonts w:ascii="Times New Roman" w:hAnsi="Times New Roman" w:cs="Times New Roman"/>
              <w:sz w:val="20"/>
              <w:szCs w:val="20"/>
            </w:rPr>
          </w:rPrChange>
        </w:rPr>
        <w:t xml:space="preserve"> years</w:t>
      </w:r>
      <w:r w:rsidR="004B05A1" w:rsidRPr="00123830">
        <w:rPr>
          <w:rFonts w:ascii="Times New Roman" w:hAnsi="Times New Roman" w:cs="Times New Roman"/>
          <w:sz w:val="22"/>
          <w:szCs w:val="22"/>
          <w:rPrChange w:id="102" w:author="Bird, Chris" w:date="2023-09-29T07:49:00Z">
            <w:rPr>
              <w:rFonts w:ascii="Times New Roman" w:hAnsi="Times New Roman" w:cs="Times New Roman"/>
              <w:sz w:val="20"/>
              <w:szCs w:val="20"/>
            </w:rPr>
          </w:rPrChange>
        </w:rPr>
        <w:t xml:space="preserve"> and the need for standardized </w:t>
      </w:r>
      <w:r w:rsidR="001232EC" w:rsidRPr="00123830">
        <w:rPr>
          <w:rFonts w:ascii="Times New Roman" w:hAnsi="Times New Roman" w:cs="Times New Roman"/>
          <w:sz w:val="22"/>
          <w:szCs w:val="22"/>
          <w:rPrChange w:id="103" w:author="Bird, Chris" w:date="2023-09-29T07:49:00Z">
            <w:rPr>
              <w:rFonts w:ascii="Times New Roman" w:hAnsi="Times New Roman" w:cs="Times New Roman"/>
              <w:sz w:val="20"/>
              <w:szCs w:val="20"/>
            </w:rPr>
          </w:rPrChange>
        </w:rPr>
        <w:t>protocols</w:t>
      </w:r>
      <w:r w:rsidR="004B05A1" w:rsidRPr="00123830">
        <w:rPr>
          <w:rFonts w:ascii="Times New Roman" w:hAnsi="Times New Roman" w:cs="Times New Roman"/>
          <w:sz w:val="22"/>
          <w:szCs w:val="22"/>
          <w:rPrChange w:id="104" w:author="Bird, Chris" w:date="2023-09-29T07:49:00Z">
            <w:rPr>
              <w:rFonts w:ascii="Times New Roman" w:hAnsi="Times New Roman" w:cs="Times New Roman"/>
              <w:sz w:val="20"/>
              <w:szCs w:val="20"/>
            </w:rPr>
          </w:rPrChange>
        </w:rPr>
        <w:t xml:space="preserve"> to assess biodiversity </w:t>
      </w:r>
      <w:r w:rsidR="001232EC" w:rsidRPr="00123830">
        <w:rPr>
          <w:rFonts w:ascii="Times New Roman" w:hAnsi="Times New Roman" w:cs="Times New Roman"/>
          <w:sz w:val="22"/>
          <w:szCs w:val="22"/>
          <w:rPrChange w:id="105" w:author="Bird, Chris" w:date="2023-09-29T07:49:00Z">
            <w:rPr>
              <w:rFonts w:ascii="Times New Roman" w:hAnsi="Times New Roman" w:cs="Times New Roman"/>
              <w:sz w:val="20"/>
              <w:szCs w:val="20"/>
            </w:rPr>
          </w:rPrChange>
        </w:rPr>
        <w:t>at the gene level</w:t>
      </w:r>
      <w:r w:rsidR="0022224A" w:rsidRPr="00123830">
        <w:rPr>
          <w:rFonts w:ascii="Times New Roman" w:hAnsi="Times New Roman" w:cs="Times New Roman"/>
          <w:sz w:val="22"/>
          <w:szCs w:val="22"/>
          <w:rPrChange w:id="106" w:author="Bird, Chris" w:date="2023-09-29T07:49:00Z">
            <w:rPr>
              <w:rFonts w:ascii="Times New Roman" w:hAnsi="Times New Roman" w:cs="Times New Roman"/>
              <w:sz w:val="20"/>
              <w:szCs w:val="20"/>
            </w:rPr>
          </w:rPrChange>
        </w:rPr>
        <w:t xml:space="preserve"> are</w:t>
      </w:r>
      <w:r w:rsidR="0077283A" w:rsidRPr="00123830">
        <w:rPr>
          <w:rFonts w:ascii="Times New Roman" w:hAnsi="Times New Roman" w:cs="Times New Roman"/>
          <w:sz w:val="22"/>
          <w:szCs w:val="22"/>
          <w:rPrChange w:id="107" w:author="Bird, Chris" w:date="2023-09-29T07:49:00Z">
            <w:rPr>
              <w:rFonts w:ascii="Times New Roman" w:hAnsi="Times New Roman" w:cs="Times New Roman"/>
              <w:sz w:val="20"/>
              <w:szCs w:val="20"/>
            </w:rPr>
          </w:rPrChange>
        </w:rPr>
        <w:t xml:space="preserve"> </w:t>
      </w:r>
      <w:r w:rsidR="005A1497" w:rsidRPr="00123830">
        <w:rPr>
          <w:rFonts w:ascii="Times New Roman" w:hAnsi="Times New Roman" w:cs="Times New Roman"/>
          <w:sz w:val="22"/>
          <w:szCs w:val="22"/>
          <w:rPrChange w:id="108" w:author="Bird, Chris" w:date="2023-09-29T07:49:00Z">
            <w:rPr>
              <w:rFonts w:ascii="Times New Roman" w:hAnsi="Times New Roman" w:cs="Times New Roman"/>
              <w:sz w:val="20"/>
              <w:szCs w:val="20"/>
            </w:rPr>
          </w:rPrChange>
        </w:rPr>
        <w:t>essential</w:t>
      </w:r>
      <w:del w:id="109" w:author="Garza, Joseph" w:date="2023-09-29T10:23:00Z">
        <w:r w:rsidR="00567D86" w:rsidRPr="00123830" w:rsidDel="00647F7D">
          <w:rPr>
            <w:rFonts w:ascii="Times New Roman" w:hAnsi="Times New Roman" w:cs="Times New Roman"/>
            <w:sz w:val="22"/>
            <w:szCs w:val="22"/>
            <w:rPrChange w:id="110" w:author="Bird, Chris" w:date="2023-09-29T07:49:00Z">
              <w:rPr>
                <w:rFonts w:ascii="Times New Roman" w:hAnsi="Times New Roman" w:cs="Times New Roman"/>
                <w:sz w:val="20"/>
                <w:szCs w:val="20"/>
              </w:rPr>
            </w:rPrChange>
          </w:rPr>
          <w:delText xml:space="preserve"> (Moll, 2008)</w:delText>
        </w:r>
      </w:del>
      <w:r w:rsidR="0022224A" w:rsidRPr="00123830">
        <w:rPr>
          <w:rFonts w:ascii="Times New Roman" w:hAnsi="Times New Roman" w:cs="Times New Roman"/>
          <w:sz w:val="22"/>
          <w:szCs w:val="22"/>
          <w:rPrChange w:id="111" w:author="Bird, Chris" w:date="2023-09-29T07:49:00Z">
            <w:rPr>
              <w:rFonts w:ascii="Times New Roman" w:hAnsi="Times New Roman" w:cs="Times New Roman"/>
              <w:sz w:val="20"/>
              <w:szCs w:val="20"/>
            </w:rPr>
          </w:rPrChange>
        </w:rPr>
        <w:t xml:space="preserve">. </w:t>
      </w:r>
      <w:ins w:id="112" w:author="Garza, Joseph" w:date="2023-09-29T10:19:00Z">
        <w:r w:rsidR="00FF068F">
          <w:rPr>
            <w:rFonts w:ascii="Times New Roman" w:hAnsi="Times New Roman" w:cs="Times New Roman"/>
            <w:sz w:val="22"/>
            <w:szCs w:val="22"/>
          </w:rPr>
          <w:t>Corals</w:t>
        </w:r>
      </w:ins>
      <w:ins w:id="113" w:author="Garza, Joseph" w:date="2023-09-29T10:20:00Z">
        <w:r w:rsidR="00A159A0">
          <w:rPr>
            <w:rFonts w:ascii="Times New Roman" w:hAnsi="Times New Roman" w:cs="Times New Roman"/>
            <w:sz w:val="22"/>
            <w:szCs w:val="22"/>
          </w:rPr>
          <w:t>, in particular, have highly variable phenotypes and DNA is necessary to</w:t>
        </w:r>
      </w:ins>
      <w:ins w:id="114" w:author="Garza, Joseph" w:date="2023-09-29T10:23:00Z">
        <w:r w:rsidR="007969DD">
          <w:rPr>
            <w:rFonts w:ascii="Times New Roman" w:hAnsi="Times New Roman" w:cs="Times New Roman"/>
            <w:sz w:val="22"/>
            <w:szCs w:val="22"/>
          </w:rPr>
          <w:t xml:space="preserve"> determine </w:t>
        </w:r>
      </w:ins>
      <w:ins w:id="115" w:author="Garza, Joseph" w:date="2023-09-29T16:25:00Z">
        <w:r w:rsidR="00D57CDF">
          <w:rPr>
            <w:rFonts w:ascii="Times New Roman" w:hAnsi="Times New Roman" w:cs="Times New Roman"/>
            <w:sz w:val="22"/>
            <w:szCs w:val="22"/>
          </w:rPr>
          <w:t xml:space="preserve">taxonomic </w:t>
        </w:r>
      </w:ins>
      <w:ins w:id="116" w:author="Garza, Joseph" w:date="2023-09-29T10:23:00Z">
        <w:r w:rsidR="007969DD">
          <w:rPr>
            <w:rFonts w:ascii="Times New Roman" w:hAnsi="Times New Roman" w:cs="Times New Roman"/>
            <w:sz w:val="22"/>
            <w:szCs w:val="22"/>
          </w:rPr>
          <w:t>identity.</w:t>
        </w:r>
      </w:ins>
      <w:ins w:id="117" w:author="Garza, Joseph" w:date="2023-09-29T10:20:00Z">
        <w:r w:rsidR="00A159A0">
          <w:rPr>
            <w:rFonts w:ascii="Times New Roman" w:hAnsi="Times New Roman" w:cs="Times New Roman"/>
            <w:sz w:val="22"/>
            <w:szCs w:val="22"/>
          </w:rPr>
          <w:t xml:space="preserve"> </w:t>
        </w:r>
      </w:ins>
      <w:r w:rsidR="005F1D48" w:rsidRPr="00123830">
        <w:rPr>
          <w:rFonts w:ascii="Times New Roman" w:hAnsi="Times New Roman" w:cs="Times New Roman"/>
          <w:sz w:val="22"/>
          <w:szCs w:val="22"/>
          <w:rPrChange w:id="118" w:author="Bird, Chris" w:date="2023-09-29T07:49:00Z">
            <w:rPr>
              <w:rFonts w:ascii="Times New Roman" w:hAnsi="Times New Roman" w:cs="Times New Roman"/>
              <w:sz w:val="20"/>
              <w:szCs w:val="20"/>
            </w:rPr>
          </w:rPrChange>
        </w:rPr>
        <w:t>This project explore</w:t>
      </w:r>
      <w:r w:rsidR="00C722BB" w:rsidRPr="00123830">
        <w:rPr>
          <w:rFonts w:ascii="Times New Roman" w:hAnsi="Times New Roman" w:cs="Times New Roman"/>
          <w:sz w:val="22"/>
          <w:szCs w:val="22"/>
          <w:rPrChange w:id="119" w:author="Bird, Chris" w:date="2023-09-29T07:49:00Z">
            <w:rPr>
              <w:rFonts w:ascii="Times New Roman" w:hAnsi="Times New Roman" w:cs="Times New Roman"/>
              <w:sz w:val="20"/>
              <w:szCs w:val="20"/>
            </w:rPr>
          </w:rPrChange>
        </w:rPr>
        <w:t>s</w:t>
      </w:r>
      <w:r w:rsidR="005F1D48" w:rsidRPr="00123830">
        <w:rPr>
          <w:rFonts w:ascii="Times New Roman" w:hAnsi="Times New Roman" w:cs="Times New Roman"/>
          <w:sz w:val="22"/>
          <w:szCs w:val="22"/>
          <w:rPrChange w:id="120" w:author="Bird, Chris" w:date="2023-09-29T07:49:00Z">
            <w:rPr>
              <w:rFonts w:ascii="Times New Roman" w:hAnsi="Times New Roman" w:cs="Times New Roman"/>
              <w:sz w:val="20"/>
              <w:szCs w:val="20"/>
            </w:rPr>
          </w:rPrChange>
        </w:rPr>
        <w:t xml:space="preserve"> the feasibility of extracting </w:t>
      </w:r>
      <w:ins w:id="121" w:author="Garza, Joseph" w:date="2023-09-29T10:24:00Z">
        <w:r w:rsidR="007969DD">
          <w:rPr>
            <w:rFonts w:ascii="Times New Roman" w:hAnsi="Times New Roman" w:cs="Times New Roman"/>
            <w:sz w:val="22"/>
            <w:szCs w:val="22"/>
          </w:rPr>
          <w:t xml:space="preserve">and sequencing </w:t>
        </w:r>
      </w:ins>
      <w:r w:rsidR="005F1D48" w:rsidRPr="00123830">
        <w:rPr>
          <w:rFonts w:ascii="Times New Roman" w:hAnsi="Times New Roman" w:cs="Times New Roman"/>
          <w:sz w:val="22"/>
          <w:szCs w:val="22"/>
          <w:rPrChange w:id="122" w:author="Bird, Chris" w:date="2023-09-29T07:49:00Z">
            <w:rPr>
              <w:rFonts w:ascii="Times New Roman" w:hAnsi="Times New Roman" w:cs="Times New Roman"/>
              <w:sz w:val="20"/>
              <w:szCs w:val="20"/>
            </w:rPr>
          </w:rPrChange>
        </w:rPr>
        <w:t xml:space="preserve">DNA from </w:t>
      </w:r>
      <w:r w:rsidR="00C722BB" w:rsidRPr="00123830">
        <w:rPr>
          <w:rFonts w:ascii="Times New Roman" w:hAnsi="Times New Roman" w:cs="Times New Roman"/>
          <w:sz w:val="22"/>
          <w:szCs w:val="22"/>
          <w:rPrChange w:id="123" w:author="Bird, Chris" w:date="2023-09-29T07:49:00Z">
            <w:rPr>
              <w:rFonts w:ascii="Times New Roman" w:hAnsi="Times New Roman" w:cs="Times New Roman"/>
              <w:sz w:val="20"/>
              <w:szCs w:val="20"/>
            </w:rPr>
          </w:rPrChange>
        </w:rPr>
        <w:t xml:space="preserve">87 </w:t>
      </w:r>
      <w:r w:rsidR="007D18A7" w:rsidRPr="00123830">
        <w:rPr>
          <w:rFonts w:ascii="Times New Roman" w:hAnsi="Times New Roman" w:cs="Times New Roman"/>
          <w:sz w:val="22"/>
          <w:szCs w:val="22"/>
          <w:rPrChange w:id="124" w:author="Bird, Chris" w:date="2023-09-29T07:49:00Z">
            <w:rPr>
              <w:rFonts w:ascii="Times New Roman" w:hAnsi="Times New Roman" w:cs="Times New Roman"/>
              <w:sz w:val="20"/>
              <w:szCs w:val="20"/>
            </w:rPr>
          </w:rPrChange>
        </w:rPr>
        <w:t xml:space="preserve">processed </w:t>
      </w:r>
      <w:r w:rsidR="005F1D48" w:rsidRPr="00123830">
        <w:rPr>
          <w:rFonts w:ascii="Times New Roman" w:hAnsi="Times New Roman" w:cs="Times New Roman"/>
          <w:sz w:val="22"/>
          <w:szCs w:val="22"/>
          <w:rPrChange w:id="125" w:author="Bird, Chris" w:date="2023-09-29T07:49:00Z">
            <w:rPr>
              <w:rFonts w:ascii="Times New Roman" w:hAnsi="Times New Roman" w:cs="Times New Roman"/>
              <w:sz w:val="20"/>
              <w:szCs w:val="20"/>
            </w:rPr>
          </w:rPrChange>
        </w:rPr>
        <w:t xml:space="preserve">coral </w:t>
      </w:r>
      <w:r w:rsidR="00DB1E58" w:rsidRPr="00123830">
        <w:rPr>
          <w:rFonts w:ascii="Times New Roman" w:hAnsi="Times New Roman" w:cs="Times New Roman"/>
          <w:sz w:val="22"/>
          <w:szCs w:val="22"/>
          <w:rPrChange w:id="126" w:author="Bird, Chris" w:date="2023-09-29T07:49:00Z">
            <w:rPr>
              <w:rFonts w:ascii="Times New Roman" w:hAnsi="Times New Roman" w:cs="Times New Roman"/>
              <w:sz w:val="20"/>
              <w:szCs w:val="20"/>
            </w:rPr>
          </w:rPrChange>
        </w:rPr>
        <w:t>skeletons</w:t>
      </w:r>
      <w:r w:rsidR="005F1D48" w:rsidRPr="00123830">
        <w:rPr>
          <w:rFonts w:ascii="Times New Roman" w:hAnsi="Times New Roman" w:cs="Times New Roman"/>
          <w:sz w:val="22"/>
          <w:szCs w:val="22"/>
          <w:rPrChange w:id="127" w:author="Bird, Chris" w:date="2023-09-29T07:49:00Z">
            <w:rPr>
              <w:rFonts w:ascii="Times New Roman" w:hAnsi="Times New Roman" w:cs="Times New Roman"/>
              <w:sz w:val="20"/>
              <w:szCs w:val="20"/>
            </w:rPr>
          </w:rPrChange>
        </w:rPr>
        <w:t xml:space="preserve"> </w:t>
      </w:r>
      <w:r w:rsidR="00DB1E58" w:rsidRPr="00123830">
        <w:rPr>
          <w:rFonts w:ascii="Times New Roman" w:hAnsi="Times New Roman" w:cs="Times New Roman"/>
          <w:sz w:val="22"/>
          <w:szCs w:val="22"/>
          <w:rPrChange w:id="128" w:author="Bird, Chris" w:date="2023-09-29T07:49:00Z">
            <w:rPr>
              <w:rFonts w:ascii="Times New Roman" w:hAnsi="Times New Roman" w:cs="Times New Roman"/>
              <w:sz w:val="20"/>
              <w:szCs w:val="20"/>
            </w:rPr>
          </w:rPrChange>
        </w:rPr>
        <w:t xml:space="preserve">that were </w:t>
      </w:r>
      <w:r w:rsidR="00C722BB" w:rsidRPr="00123830">
        <w:rPr>
          <w:rFonts w:ascii="Times New Roman" w:hAnsi="Times New Roman" w:cs="Times New Roman"/>
          <w:sz w:val="22"/>
          <w:szCs w:val="22"/>
          <w:rPrChange w:id="129" w:author="Bird, Chris" w:date="2023-09-29T07:49:00Z">
            <w:rPr>
              <w:rFonts w:ascii="Times New Roman" w:hAnsi="Times New Roman" w:cs="Times New Roman"/>
              <w:sz w:val="20"/>
              <w:szCs w:val="20"/>
            </w:rPr>
          </w:rPrChange>
        </w:rPr>
        <w:t xml:space="preserve">collected </w:t>
      </w:r>
      <w:r w:rsidR="004101EA" w:rsidRPr="00123830">
        <w:rPr>
          <w:rFonts w:ascii="Times New Roman" w:hAnsi="Times New Roman" w:cs="Times New Roman"/>
          <w:sz w:val="22"/>
          <w:szCs w:val="22"/>
          <w:rPrChange w:id="130" w:author="Bird, Chris" w:date="2023-09-29T07:49:00Z">
            <w:rPr>
              <w:rFonts w:ascii="Times New Roman" w:hAnsi="Times New Roman" w:cs="Times New Roman"/>
              <w:sz w:val="20"/>
              <w:szCs w:val="20"/>
            </w:rPr>
          </w:rPrChange>
        </w:rPr>
        <w:t xml:space="preserve">from the South Pacific Ocean </w:t>
      </w:r>
      <w:r w:rsidR="006B3CD2" w:rsidRPr="00123830">
        <w:rPr>
          <w:rFonts w:ascii="Times New Roman" w:hAnsi="Times New Roman" w:cs="Times New Roman"/>
          <w:sz w:val="22"/>
          <w:szCs w:val="22"/>
          <w:rPrChange w:id="131" w:author="Bird, Chris" w:date="2023-09-29T07:49:00Z">
            <w:rPr>
              <w:rFonts w:ascii="Times New Roman" w:hAnsi="Times New Roman" w:cs="Times New Roman"/>
              <w:sz w:val="20"/>
              <w:szCs w:val="20"/>
            </w:rPr>
          </w:rPrChange>
        </w:rPr>
        <w:t>before</w:t>
      </w:r>
      <w:r w:rsidR="00C722BB" w:rsidRPr="00123830">
        <w:rPr>
          <w:rFonts w:ascii="Times New Roman" w:hAnsi="Times New Roman" w:cs="Times New Roman"/>
          <w:sz w:val="22"/>
          <w:szCs w:val="22"/>
          <w:rPrChange w:id="132" w:author="Bird, Chris" w:date="2023-09-29T07:49:00Z">
            <w:rPr>
              <w:rFonts w:ascii="Times New Roman" w:hAnsi="Times New Roman" w:cs="Times New Roman"/>
              <w:sz w:val="20"/>
              <w:szCs w:val="20"/>
            </w:rPr>
          </w:rPrChange>
        </w:rPr>
        <w:t xml:space="preserve"> 198</w:t>
      </w:r>
      <w:r w:rsidR="00EF7CF5" w:rsidRPr="00123830">
        <w:rPr>
          <w:rFonts w:ascii="Times New Roman" w:hAnsi="Times New Roman" w:cs="Times New Roman"/>
          <w:sz w:val="22"/>
          <w:szCs w:val="22"/>
          <w:rPrChange w:id="133" w:author="Bird, Chris" w:date="2023-09-29T07:49:00Z">
            <w:rPr>
              <w:rFonts w:ascii="Times New Roman" w:hAnsi="Times New Roman" w:cs="Times New Roman"/>
              <w:sz w:val="20"/>
              <w:szCs w:val="20"/>
            </w:rPr>
          </w:rPrChange>
        </w:rPr>
        <w:t>9</w:t>
      </w:r>
      <w:r w:rsidR="00C64CF0" w:rsidRPr="00123830">
        <w:rPr>
          <w:rFonts w:ascii="Times New Roman" w:hAnsi="Times New Roman" w:cs="Times New Roman"/>
          <w:sz w:val="22"/>
          <w:szCs w:val="22"/>
          <w:rPrChange w:id="134" w:author="Bird, Chris" w:date="2023-09-29T07:49:00Z">
            <w:rPr>
              <w:rFonts w:ascii="Times New Roman" w:hAnsi="Times New Roman" w:cs="Times New Roman"/>
              <w:sz w:val="20"/>
              <w:szCs w:val="20"/>
            </w:rPr>
          </w:rPrChange>
        </w:rPr>
        <w:t xml:space="preserve">. The </w:t>
      </w:r>
      <w:r w:rsidR="0015402C" w:rsidRPr="00123830">
        <w:rPr>
          <w:rFonts w:ascii="Times New Roman" w:hAnsi="Times New Roman" w:cs="Times New Roman"/>
          <w:sz w:val="22"/>
          <w:szCs w:val="22"/>
          <w:rPrChange w:id="135" w:author="Bird, Chris" w:date="2023-09-29T07:49:00Z">
            <w:rPr>
              <w:rFonts w:ascii="Times New Roman" w:hAnsi="Times New Roman" w:cs="Times New Roman"/>
              <w:sz w:val="20"/>
              <w:szCs w:val="20"/>
            </w:rPr>
          </w:rPrChange>
        </w:rPr>
        <w:t xml:space="preserve">bulk of the </w:t>
      </w:r>
      <w:r w:rsidR="00C64CF0" w:rsidRPr="00123830">
        <w:rPr>
          <w:rFonts w:ascii="Times New Roman" w:hAnsi="Times New Roman" w:cs="Times New Roman"/>
          <w:sz w:val="22"/>
          <w:szCs w:val="22"/>
          <w:rPrChange w:id="136" w:author="Bird, Chris" w:date="2023-09-29T07:49:00Z">
            <w:rPr>
              <w:rFonts w:ascii="Times New Roman" w:hAnsi="Times New Roman" w:cs="Times New Roman"/>
              <w:sz w:val="20"/>
              <w:szCs w:val="20"/>
            </w:rPr>
          </w:rPrChange>
        </w:rPr>
        <w:t xml:space="preserve">samples </w:t>
      </w:r>
      <w:r w:rsidR="00B7452A" w:rsidRPr="00123830">
        <w:rPr>
          <w:rFonts w:ascii="Times New Roman" w:hAnsi="Times New Roman" w:cs="Times New Roman"/>
          <w:sz w:val="22"/>
          <w:szCs w:val="22"/>
          <w:rPrChange w:id="137" w:author="Bird, Chris" w:date="2023-09-29T07:49:00Z">
            <w:rPr>
              <w:rFonts w:ascii="Times New Roman" w:hAnsi="Times New Roman" w:cs="Times New Roman"/>
              <w:sz w:val="20"/>
              <w:szCs w:val="20"/>
            </w:rPr>
          </w:rPrChange>
        </w:rPr>
        <w:t xml:space="preserve">have not been identified down to the genus level </w:t>
      </w:r>
      <w:r w:rsidR="0015402C" w:rsidRPr="00123830">
        <w:rPr>
          <w:rFonts w:ascii="Times New Roman" w:hAnsi="Times New Roman" w:cs="Times New Roman"/>
          <w:sz w:val="22"/>
          <w:szCs w:val="22"/>
          <w:rPrChange w:id="138" w:author="Bird, Chris" w:date="2023-09-29T07:49:00Z">
            <w:rPr>
              <w:rFonts w:ascii="Times New Roman" w:hAnsi="Times New Roman" w:cs="Times New Roman"/>
              <w:sz w:val="20"/>
              <w:szCs w:val="20"/>
            </w:rPr>
          </w:rPrChange>
        </w:rPr>
        <w:t>effectively provid</w:t>
      </w:r>
      <w:r w:rsidR="00BC2CC8" w:rsidRPr="00123830">
        <w:rPr>
          <w:rFonts w:ascii="Times New Roman" w:hAnsi="Times New Roman" w:cs="Times New Roman"/>
          <w:sz w:val="22"/>
          <w:szCs w:val="22"/>
          <w:rPrChange w:id="139" w:author="Bird, Chris" w:date="2023-09-29T07:49:00Z">
            <w:rPr>
              <w:rFonts w:ascii="Times New Roman" w:hAnsi="Times New Roman" w:cs="Times New Roman"/>
              <w:sz w:val="20"/>
              <w:szCs w:val="20"/>
            </w:rPr>
          </w:rPrChange>
        </w:rPr>
        <w:t>ing</w:t>
      </w:r>
      <w:r w:rsidR="0015402C" w:rsidRPr="00123830">
        <w:rPr>
          <w:rFonts w:ascii="Times New Roman" w:hAnsi="Times New Roman" w:cs="Times New Roman"/>
          <w:sz w:val="22"/>
          <w:szCs w:val="22"/>
          <w:rPrChange w:id="140" w:author="Bird, Chris" w:date="2023-09-29T07:49:00Z">
            <w:rPr>
              <w:rFonts w:ascii="Times New Roman" w:hAnsi="Times New Roman" w:cs="Times New Roman"/>
              <w:sz w:val="20"/>
              <w:szCs w:val="20"/>
            </w:rPr>
          </w:rPrChange>
        </w:rPr>
        <w:t xml:space="preserve"> </w:t>
      </w:r>
      <w:r w:rsidR="00AE24A7" w:rsidRPr="00123830">
        <w:rPr>
          <w:rFonts w:ascii="Times New Roman" w:hAnsi="Times New Roman" w:cs="Times New Roman"/>
          <w:sz w:val="22"/>
          <w:szCs w:val="22"/>
          <w:rPrChange w:id="141" w:author="Bird, Chris" w:date="2023-09-29T07:49:00Z">
            <w:rPr>
              <w:rFonts w:ascii="Times New Roman" w:hAnsi="Times New Roman" w:cs="Times New Roman"/>
              <w:sz w:val="20"/>
              <w:szCs w:val="20"/>
            </w:rPr>
          </w:rPrChange>
        </w:rPr>
        <w:t xml:space="preserve">an opportunity to </w:t>
      </w:r>
      <w:r w:rsidR="008535D5" w:rsidRPr="00123830">
        <w:rPr>
          <w:rFonts w:ascii="Times New Roman" w:hAnsi="Times New Roman" w:cs="Times New Roman"/>
          <w:sz w:val="22"/>
          <w:szCs w:val="22"/>
          <w:rPrChange w:id="142" w:author="Bird, Chris" w:date="2023-09-29T07:49:00Z">
            <w:rPr>
              <w:rFonts w:ascii="Times New Roman" w:hAnsi="Times New Roman" w:cs="Times New Roman"/>
              <w:sz w:val="20"/>
              <w:szCs w:val="20"/>
            </w:rPr>
          </w:rPrChange>
        </w:rPr>
        <w:t xml:space="preserve">quantify genetic diversity </w:t>
      </w:r>
      <w:r w:rsidR="0015402C" w:rsidRPr="00123830">
        <w:rPr>
          <w:rFonts w:ascii="Times New Roman" w:hAnsi="Times New Roman" w:cs="Times New Roman"/>
          <w:sz w:val="22"/>
          <w:szCs w:val="22"/>
          <w:rPrChange w:id="143" w:author="Bird, Chris" w:date="2023-09-29T07:49:00Z">
            <w:rPr>
              <w:rFonts w:ascii="Times New Roman" w:hAnsi="Times New Roman" w:cs="Times New Roman"/>
              <w:sz w:val="20"/>
              <w:szCs w:val="20"/>
            </w:rPr>
          </w:rPrChange>
        </w:rPr>
        <w:t xml:space="preserve">and </w:t>
      </w:r>
      <w:ins w:id="144" w:author="Garza, Joseph" w:date="2023-09-29T20:15:00Z">
        <w:r w:rsidR="00993FA3">
          <w:rPr>
            <w:rFonts w:ascii="Times New Roman" w:hAnsi="Times New Roman" w:cs="Times New Roman"/>
            <w:sz w:val="22"/>
            <w:szCs w:val="22"/>
          </w:rPr>
          <w:t xml:space="preserve">to </w:t>
        </w:r>
      </w:ins>
      <w:r w:rsidR="0015402C" w:rsidRPr="00123830">
        <w:rPr>
          <w:rFonts w:ascii="Times New Roman" w:hAnsi="Times New Roman" w:cs="Times New Roman"/>
          <w:sz w:val="22"/>
          <w:szCs w:val="22"/>
          <w:rPrChange w:id="145" w:author="Bird, Chris" w:date="2023-09-29T07:49:00Z">
            <w:rPr>
              <w:rFonts w:ascii="Times New Roman" w:hAnsi="Times New Roman" w:cs="Times New Roman"/>
              <w:sz w:val="20"/>
              <w:szCs w:val="20"/>
            </w:rPr>
          </w:rPrChange>
        </w:rPr>
        <w:t>optimize DNA extraction from coral skeletons</w:t>
      </w:r>
      <w:r w:rsidR="00E05DA0" w:rsidRPr="00123830">
        <w:rPr>
          <w:rFonts w:ascii="Times New Roman" w:hAnsi="Times New Roman" w:cs="Times New Roman"/>
          <w:sz w:val="22"/>
          <w:szCs w:val="22"/>
          <w:rPrChange w:id="146" w:author="Bird, Chris" w:date="2023-09-29T07:49:00Z">
            <w:rPr>
              <w:rFonts w:ascii="Times New Roman" w:hAnsi="Times New Roman" w:cs="Times New Roman"/>
              <w:sz w:val="20"/>
              <w:szCs w:val="20"/>
            </w:rPr>
          </w:rPrChange>
        </w:rPr>
        <w:t xml:space="preserve">. </w:t>
      </w:r>
      <w:ins w:id="147" w:author="Garza, Joseph" w:date="2023-09-29T10:24:00Z">
        <w:r w:rsidR="000B7E43">
          <w:rPr>
            <w:rFonts w:ascii="Times New Roman" w:hAnsi="Times New Roman" w:cs="Times New Roman"/>
            <w:sz w:val="22"/>
            <w:szCs w:val="22"/>
          </w:rPr>
          <w:t xml:space="preserve">I plan </w:t>
        </w:r>
      </w:ins>
      <w:ins w:id="148" w:author="Garza, Joseph" w:date="2023-09-29T16:27:00Z">
        <w:r w:rsidR="00332B59">
          <w:rPr>
            <w:rFonts w:ascii="Times New Roman" w:hAnsi="Times New Roman" w:cs="Times New Roman"/>
            <w:sz w:val="22"/>
            <w:szCs w:val="22"/>
          </w:rPr>
          <w:t>on</w:t>
        </w:r>
      </w:ins>
      <w:ins w:id="149" w:author="Garza, Joseph" w:date="2023-09-29T10:25:00Z">
        <w:r w:rsidR="00826169">
          <w:rPr>
            <w:rFonts w:ascii="Times New Roman" w:hAnsi="Times New Roman" w:cs="Times New Roman"/>
            <w:sz w:val="22"/>
            <w:szCs w:val="22"/>
          </w:rPr>
          <w:t xml:space="preserve"> tak</w:t>
        </w:r>
      </w:ins>
      <w:ins w:id="150" w:author="Garza, Joseph" w:date="2023-09-29T16:27:00Z">
        <w:r w:rsidR="00332B59">
          <w:rPr>
            <w:rFonts w:ascii="Times New Roman" w:hAnsi="Times New Roman" w:cs="Times New Roman"/>
            <w:sz w:val="22"/>
            <w:szCs w:val="22"/>
          </w:rPr>
          <w:t>ing</w:t>
        </w:r>
      </w:ins>
      <w:ins w:id="151" w:author="Garza, Joseph" w:date="2023-09-29T10:25:00Z">
        <w:r w:rsidR="00826169">
          <w:rPr>
            <w:rFonts w:ascii="Times New Roman" w:hAnsi="Times New Roman" w:cs="Times New Roman"/>
            <w:sz w:val="22"/>
            <w:szCs w:val="22"/>
          </w:rPr>
          <w:t xml:space="preserve"> advantage of the experience </w:t>
        </w:r>
      </w:ins>
      <w:ins w:id="152" w:author="Garza, Joseph" w:date="2023-09-29T10:38:00Z">
        <w:r w:rsidR="00C35CBF">
          <w:rPr>
            <w:rFonts w:ascii="Times New Roman" w:hAnsi="Times New Roman" w:cs="Times New Roman"/>
            <w:sz w:val="22"/>
            <w:szCs w:val="22"/>
          </w:rPr>
          <w:t>in</w:t>
        </w:r>
      </w:ins>
      <w:ins w:id="153" w:author="Garza, Joseph" w:date="2023-09-29T10:25:00Z">
        <w:r w:rsidR="00826169">
          <w:rPr>
            <w:rFonts w:ascii="Times New Roman" w:hAnsi="Times New Roman" w:cs="Times New Roman"/>
            <w:sz w:val="22"/>
            <w:szCs w:val="22"/>
          </w:rPr>
          <w:t xml:space="preserve"> </w:t>
        </w:r>
      </w:ins>
      <w:ins w:id="154" w:author="Garza, Joseph" w:date="2023-09-29T16:26:00Z">
        <w:r w:rsidR="00EC753F">
          <w:rPr>
            <w:rFonts w:ascii="Times New Roman" w:hAnsi="Times New Roman" w:cs="Times New Roman"/>
            <w:sz w:val="22"/>
            <w:szCs w:val="22"/>
          </w:rPr>
          <w:t>Dr.</w:t>
        </w:r>
      </w:ins>
      <w:ins w:id="155" w:author="Garza, Joseph" w:date="2023-09-29T10:25:00Z">
        <w:r w:rsidR="00826169">
          <w:rPr>
            <w:rFonts w:ascii="Times New Roman" w:hAnsi="Times New Roman" w:cs="Times New Roman"/>
            <w:sz w:val="22"/>
            <w:szCs w:val="22"/>
          </w:rPr>
          <w:t xml:space="preserve"> Bird</w:t>
        </w:r>
      </w:ins>
      <w:ins w:id="156" w:author="Garza, Joseph" w:date="2023-09-29T16:26:00Z">
        <w:r w:rsidR="00EC753F">
          <w:rPr>
            <w:rFonts w:ascii="Times New Roman" w:hAnsi="Times New Roman" w:cs="Times New Roman"/>
            <w:sz w:val="22"/>
            <w:szCs w:val="22"/>
          </w:rPr>
          <w:t>’s</w:t>
        </w:r>
      </w:ins>
      <w:ins w:id="157" w:author="Garza, Joseph" w:date="2023-09-29T10:25:00Z">
        <w:r w:rsidR="00826169">
          <w:rPr>
            <w:rFonts w:ascii="Times New Roman" w:hAnsi="Times New Roman" w:cs="Times New Roman"/>
            <w:sz w:val="22"/>
            <w:szCs w:val="22"/>
          </w:rPr>
          <w:t xml:space="preserve"> Lab and </w:t>
        </w:r>
      </w:ins>
      <w:ins w:id="158" w:author="Garza, Joseph" w:date="2023-09-29T16:27:00Z">
        <w:r w:rsidR="00332B59">
          <w:rPr>
            <w:rFonts w:ascii="Times New Roman" w:hAnsi="Times New Roman" w:cs="Times New Roman"/>
            <w:sz w:val="22"/>
            <w:szCs w:val="22"/>
          </w:rPr>
          <w:t xml:space="preserve">the </w:t>
        </w:r>
      </w:ins>
      <w:ins w:id="159" w:author="Garza, Joseph" w:date="2023-09-29T10:25:00Z">
        <w:r w:rsidR="00826169">
          <w:rPr>
            <w:rFonts w:ascii="Times New Roman" w:hAnsi="Times New Roman" w:cs="Times New Roman"/>
            <w:sz w:val="22"/>
            <w:szCs w:val="22"/>
          </w:rPr>
          <w:t>Genomics Core</w:t>
        </w:r>
      </w:ins>
      <w:ins w:id="160" w:author="Garza, Joseph" w:date="2023-09-29T10:38:00Z">
        <w:r w:rsidR="00C35CBF">
          <w:rPr>
            <w:rFonts w:ascii="Times New Roman" w:hAnsi="Times New Roman" w:cs="Times New Roman"/>
            <w:sz w:val="22"/>
            <w:szCs w:val="22"/>
          </w:rPr>
          <w:t>-</w:t>
        </w:r>
      </w:ins>
      <w:ins w:id="161" w:author="Garza, Joseph" w:date="2023-09-29T10:25:00Z">
        <w:r w:rsidR="00826169">
          <w:rPr>
            <w:rFonts w:ascii="Times New Roman" w:hAnsi="Times New Roman" w:cs="Times New Roman"/>
            <w:sz w:val="22"/>
            <w:szCs w:val="22"/>
          </w:rPr>
          <w:t xml:space="preserve">Lab </w:t>
        </w:r>
      </w:ins>
      <w:ins w:id="162" w:author="Garza, Joseph" w:date="2023-09-29T16:26:00Z">
        <w:r w:rsidR="00EC753F">
          <w:rPr>
            <w:rFonts w:ascii="Times New Roman" w:hAnsi="Times New Roman" w:cs="Times New Roman"/>
            <w:sz w:val="22"/>
            <w:szCs w:val="22"/>
          </w:rPr>
          <w:t>by</w:t>
        </w:r>
      </w:ins>
      <w:ins w:id="163" w:author="Garza, Joseph" w:date="2023-09-29T10:25:00Z">
        <w:r w:rsidR="00826169">
          <w:rPr>
            <w:rFonts w:ascii="Times New Roman" w:hAnsi="Times New Roman" w:cs="Times New Roman"/>
            <w:sz w:val="22"/>
            <w:szCs w:val="22"/>
          </w:rPr>
          <w:t xml:space="preserve"> processing </w:t>
        </w:r>
      </w:ins>
      <w:ins w:id="164" w:author="Garza, Joseph" w:date="2023-09-29T10:26:00Z">
        <w:r w:rsidR="00922A38">
          <w:rPr>
            <w:rFonts w:ascii="Times New Roman" w:hAnsi="Times New Roman" w:cs="Times New Roman"/>
            <w:sz w:val="22"/>
            <w:szCs w:val="22"/>
          </w:rPr>
          <w:t>sensitive</w:t>
        </w:r>
      </w:ins>
      <w:ins w:id="165" w:author="Garza, Joseph" w:date="2023-09-29T10:25:00Z">
        <w:r w:rsidR="00922A38">
          <w:rPr>
            <w:rFonts w:ascii="Times New Roman" w:hAnsi="Times New Roman" w:cs="Times New Roman"/>
            <w:sz w:val="22"/>
            <w:szCs w:val="22"/>
          </w:rPr>
          <w:t xml:space="preserve"> lo</w:t>
        </w:r>
      </w:ins>
      <w:ins w:id="166" w:author="Garza, Joseph" w:date="2023-09-29T10:26:00Z">
        <w:r w:rsidR="00922A38">
          <w:rPr>
            <w:rFonts w:ascii="Times New Roman" w:hAnsi="Times New Roman" w:cs="Times New Roman"/>
            <w:sz w:val="22"/>
            <w:szCs w:val="22"/>
          </w:rPr>
          <w:t>w biomass DNA specimens and employ</w:t>
        </w:r>
      </w:ins>
      <w:ins w:id="167" w:author="Garza, Joseph" w:date="2023-09-29T16:26:00Z">
        <w:r w:rsidR="00EC753F">
          <w:rPr>
            <w:rFonts w:ascii="Times New Roman" w:hAnsi="Times New Roman" w:cs="Times New Roman"/>
            <w:sz w:val="22"/>
            <w:szCs w:val="22"/>
          </w:rPr>
          <w:t>ing</w:t>
        </w:r>
      </w:ins>
      <w:ins w:id="168" w:author="Garza, Joseph" w:date="2023-09-29T10:26:00Z">
        <w:r w:rsidR="00922A38">
          <w:rPr>
            <w:rFonts w:ascii="Times New Roman" w:hAnsi="Times New Roman" w:cs="Times New Roman"/>
            <w:sz w:val="22"/>
            <w:szCs w:val="22"/>
          </w:rPr>
          <w:t xml:space="preserve"> these techniques </w:t>
        </w:r>
      </w:ins>
      <w:ins w:id="169" w:author="Garza, Joseph" w:date="2023-09-29T16:28:00Z">
        <w:r w:rsidR="00D66CD4">
          <w:rPr>
            <w:rFonts w:ascii="Times New Roman" w:hAnsi="Times New Roman" w:cs="Times New Roman"/>
            <w:sz w:val="22"/>
            <w:szCs w:val="22"/>
          </w:rPr>
          <w:t>to quantify</w:t>
        </w:r>
      </w:ins>
      <w:ins w:id="170" w:author="Garza, Joseph" w:date="2023-09-29T10:26:00Z">
        <w:r w:rsidR="00922A38">
          <w:rPr>
            <w:rFonts w:ascii="Times New Roman" w:hAnsi="Times New Roman" w:cs="Times New Roman"/>
            <w:sz w:val="22"/>
            <w:szCs w:val="22"/>
          </w:rPr>
          <w:t xml:space="preserve"> DNA embedded in coral skeletons. </w:t>
        </w:r>
      </w:ins>
      <w:r w:rsidR="004B07CF" w:rsidRPr="00123830">
        <w:rPr>
          <w:rFonts w:ascii="Times New Roman" w:hAnsi="Times New Roman" w:cs="Times New Roman"/>
          <w:sz w:val="22"/>
          <w:szCs w:val="22"/>
          <w:rPrChange w:id="171" w:author="Bird, Chris" w:date="2023-09-29T07:49:00Z">
            <w:rPr>
              <w:rFonts w:ascii="Times New Roman" w:hAnsi="Times New Roman" w:cs="Times New Roman"/>
              <w:sz w:val="20"/>
              <w:szCs w:val="20"/>
            </w:rPr>
          </w:rPrChange>
        </w:rPr>
        <w:t>Sequence data</w:t>
      </w:r>
      <w:r w:rsidR="00CB3926" w:rsidRPr="00123830">
        <w:rPr>
          <w:rFonts w:ascii="Times New Roman" w:hAnsi="Times New Roman" w:cs="Times New Roman"/>
          <w:sz w:val="22"/>
          <w:szCs w:val="22"/>
          <w:rPrChange w:id="172" w:author="Bird, Chris" w:date="2023-09-29T07:49:00Z">
            <w:rPr>
              <w:rFonts w:ascii="Times New Roman" w:hAnsi="Times New Roman" w:cs="Times New Roman"/>
              <w:sz w:val="20"/>
              <w:szCs w:val="20"/>
            </w:rPr>
          </w:rPrChange>
        </w:rPr>
        <w:t xml:space="preserve"> from the recovered DNA will </w:t>
      </w:r>
      <w:r w:rsidR="00371372" w:rsidRPr="00123830">
        <w:rPr>
          <w:rFonts w:ascii="Times New Roman" w:hAnsi="Times New Roman" w:cs="Times New Roman"/>
          <w:sz w:val="22"/>
          <w:szCs w:val="22"/>
          <w:rPrChange w:id="173" w:author="Bird, Chris" w:date="2023-09-29T07:49:00Z">
            <w:rPr>
              <w:rFonts w:ascii="Times New Roman" w:hAnsi="Times New Roman" w:cs="Times New Roman"/>
              <w:sz w:val="20"/>
              <w:szCs w:val="20"/>
            </w:rPr>
          </w:rPrChange>
        </w:rPr>
        <w:t>be analyzed to gain</w:t>
      </w:r>
      <w:r w:rsidR="00CB3926" w:rsidRPr="00123830">
        <w:rPr>
          <w:rFonts w:ascii="Times New Roman" w:hAnsi="Times New Roman" w:cs="Times New Roman"/>
          <w:sz w:val="22"/>
          <w:szCs w:val="22"/>
          <w:rPrChange w:id="174" w:author="Bird, Chris" w:date="2023-09-29T07:49:00Z">
            <w:rPr>
              <w:rFonts w:ascii="Times New Roman" w:hAnsi="Times New Roman" w:cs="Times New Roman"/>
              <w:sz w:val="20"/>
              <w:szCs w:val="20"/>
            </w:rPr>
          </w:rPrChange>
        </w:rPr>
        <w:t xml:space="preserve"> </w:t>
      </w:r>
      <w:r w:rsidR="00775F08" w:rsidRPr="00123830">
        <w:rPr>
          <w:rFonts w:ascii="Times New Roman" w:hAnsi="Times New Roman" w:cs="Times New Roman"/>
          <w:sz w:val="22"/>
          <w:szCs w:val="22"/>
          <w:rPrChange w:id="175" w:author="Bird, Chris" w:date="2023-09-29T07:49:00Z">
            <w:rPr>
              <w:rFonts w:ascii="Times New Roman" w:hAnsi="Times New Roman" w:cs="Times New Roman"/>
              <w:sz w:val="20"/>
              <w:szCs w:val="20"/>
            </w:rPr>
          </w:rPrChange>
        </w:rPr>
        <w:t xml:space="preserve">a better understanding of </w:t>
      </w:r>
      <w:ins w:id="176" w:author="Garza, Joseph" w:date="2023-09-29T10:27:00Z">
        <w:r w:rsidR="00216083">
          <w:rPr>
            <w:rFonts w:ascii="Times New Roman" w:hAnsi="Times New Roman" w:cs="Times New Roman"/>
            <w:sz w:val="22"/>
            <w:szCs w:val="22"/>
          </w:rPr>
          <w:t>the relationship between coral skeleton</w:t>
        </w:r>
      </w:ins>
      <w:ins w:id="177" w:author="Garza, Joseph" w:date="2023-09-29T10:38:00Z">
        <w:r w:rsidR="00C35CBF">
          <w:rPr>
            <w:rFonts w:ascii="Times New Roman" w:hAnsi="Times New Roman" w:cs="Times New Roman"/>
            <w:sz w:val="22"/>
            <w:szCs w:val="22"/>
          </w:rPr>
          <w:t>s</w:t>
        </w:r>
      </w:ins>
      <w:ins w:id="178" w:author="Garza, Joseph" w:date="2023-09-29T10:27:00Z">
        <w:r w:rsidR="00216083">
          <w:rPr>
            <w:rFonts w:ascii="Times New Roman" w:hAnsi="Times New Roman" w:cs="Times New Roman"/>
            <w:sz w:val="22"/>
            <w:szCs w:val="22"/>
          </w:rPr>
          <w:t xml:space="preserve"> and genotype, which </w:t>
        </w:r>
      </w:ins>
      <w:ins w:id="179" w:author="Garza, Joseph" w:date="2023-09-29T16:28:00Z">
        <w:r w:rsidR="001430B3">
          <w:rPr>
            <w:rFonts w:ascii="Times New Roman" w:hAnsi="Times New Roman" w:cs="Times New Roman"/>
            <w:sz w:val="22"/>
            <w:szCs w:val="22"/>
          </w:rPr>
          <w:t xml:space="preserve">will </w:t>
        </w:r>
      </w:ins>
      <w:ins w:id="180" w:author="Garza, Joseph" w:date="2023-09-29T10:27:00Z">
        <w:r w:rsidR="00216083">
          <w:rPr>
            <w:rFonts w:ascii="Times New Roman" w:hAnsi="Times New Roman" w:cs="Times New Roman"/>
            <w:sz w:val="22"/>
            <w:szCs w:val="22"/>
          </w:rPr>
          <w:t xml:space="preserve">address one of </w:t>
        </w:r>
        <w:r w:rsidR="00971A13">
          <w:rPr>
            <w:rFonts w:ascii="Times New Roman" w:hAnsi="Times New Roman" w:cs="Times New Roman"/>
            <w:sz w:val="22"/>
            <w:szCs w:val="22"/>
          </w:rPr>
          <w:t>NSF</w:t>
        </w:r>
      </w:ins>
      <w:ins w:id="181" w:author="Garza, Joseph" w:date="2023-09-29T10:28:00Z">
        <w:r w:rsidR="00971A13">
          <w:rPr>
            <w:rFonts w:ascii="Times New Roman" w:hAnsi="Times New Roman" w:cs="Times New Roman"/>
            <w:sz w:val="22"/>
            <w:szCs w:val="22"/>
          </w:rPr>
          <w:t xml:space="preserve">’s 10 Big Ideas: Understanding the Rules of Life. If we are successful, this </w:t>
        </w:r>
      </w:ins>
      <w:ins w:id="182" w:author="Garza, Joseph" w:date="2023-09-29T10:39:00Z">
        <w:r w:rsidR="00C35CBF">
          <w:rPr>
            <w:rFonts w:ascii="Times New Roman" w:hAnsi="Times New Roman" w:cs="Times New Roman"/>
            <w:sz w:val="22"/>
            <w:szCs w:val="22"/>
          </w:rPr>
          <w:t>will</w:t>
        </w:r>
      </w:ins>
      <w:ins w:id="183" w:author="Garza, Joseph" w:date="2023-09-29T10:28:00Z">
        <w:r w:rsidR="00971A13">
          <w:rPr>
            <w:rFonts w:ascii="Times New Roman" w:hAnsi="Times New Roman" w:cs="Times New Roman"/>
            <w:sz w:val="22"/>
            <w:szCs w:val="22"/>
          </w:rPr>
          <w:t xml:space="preserve"> open up opportunit</w:t>
        </w:r>
      </w:ins>
      <w:ins w:id="184" w:author="Garza, Joseph" w:date="2023-09-29T10:39:00Z">
        <w:r w:rsidR="00E5656F">
          <w:rPr>
            <w:rFonts w:ascii="Times New Roman" w:hAnsi="Times New Roman" w:cs="Times New Roman"/>
            <w:sz w:val="22"/>
            <w:szCs w:val="22"/>
          </w:rPr>
          <w:t>ies</w:t>
        </w:r>
      </w:ins>
      <w:ins w:id="185" w:author="Garza, Joseph" w:date="2023-09-29T10:28:00Z">
        <w:r w:rsidR="00971A13">
          <w:rPr>
            <w:rFonts w:ascii="Times New Roman" w:hAnsi="Times New Roman" w:cs="Times New Roman"/>
            <w:sz w:val="22"/>
            <w:szCs w:val="22"/>
          </w:rPr>
          <w:t xml:space="preserve"> </w:t>
        </w:r>
      </w:ins>
      <w:ins w:id="186" w:author="Garza, Joseph" w:date="2023-09-29T10:39:00Z">
        <w:r w:rsidR="00E5656F">
          <w:rPr>
            <w:rFonts w:ascii="Times New Roman" w:hAnsi="Times New Roman" w:cs="Times New Roman"/>
            <w:sz w:val="22"/>
            <w:szCs w:val="22"/>
          </w:rPr>
          <w:t>to</w:t>
        </w:r>
      </w:ins>
      <w:ins w:id="187" w:author="Garza, Joseph" w:date="2023-09-29T10:28:00Z">
        <w:r w:rsidR="00971A13">
          <w:rPr>
            <w:rFonts w:ascii="Times New Roman" w:hAnsi="Times New Roman" w:cs="Times New Roman"/>
            <w:sz w:val="22"/>
            <w:szCs w:val="22"/>
          </w:rPr>
          <w:t xml:space="preserve"> sequence </w:t>
        </w:r>
        <w:r w:rsidR="007E4798">
          <w:rPr>
            <w:rFonts w:ascii="Times New Roman" w:hAnsi="Times New Roman" w:cs="Times New Roman"/>
            <w:sz w:val="22"/>
            <w:szCs w:val="22"/>
          </w:rPr>
          <w:t>coral skeletons maintained in museum collections world-wide.</w:t>
        </w:r>
      </w:ins>
      <w:del w:id="188" w:author="Garza, Joseph" w:date="2023-09-29T10:27:00Z">
        <w:r w:rsidR="00775F08" w:rsidRPr="00123830" w:rsidDel="00216083">
          <w:rPr>
            <w:rFonts w:ascii="Times New Roman" w:hAnsi="Times New Roman" w:cs="Times New Roman"/>
            <w:sz w:val="22"/>
            <w:szCs w:val="22"/>
            <w:rPrChange w:id="189" w:author="Bird, Chris" w:date="2023-09-29T07:49:00Z">
              <w:rPr>
                <w:rFonts w:ascii="Times New Roman" w:hAnsi="Times New Roman" w:cs="Times New Roman"/>
                <w:sz w:val="20"/>
                <w:szCs w:val="20"/>
              </w:rPr>
            </w:rPrChange>
          </w:rPr>
          <w:delText xml:space="preserve">genetic diversity in an environment whereby </w:delText>
        </w:r>
        <w:r w:rsidR="00F77399" w:rsidRPr="00123830" w:rsidDel="00216083">
          <w:rPr>
            <w:rFonts w:ascii="Times New Roman" w:hAnsi="Times New Roman" w:cs="Times New Roman"/>
            <w:sz w:val="22"/>
            <w:szCs w:val="22"/>
            <w:rPrChange w:id="190" w:author="Bird, Chris" w:date="2023-09-29T07:49:00Z">
              <w:rPr>
                <w:rFonts w:ascii="Times New Roman" w:hAnsi="Times New Roman" w:cs="Times New Roman"/>
                <w:sz w:val="20"/>
                <w:szCs w:val="20"/>
              </w:rPr>
            </w:rPrChange>
          </w:rPr>
          <w:delText>natural selection and e</w:delText>
        </w:r>
        <w:r w:rsidR="00F21454" w:rsidRPr="00123830" w:rsidDel="00216083">
          <w:rPr>
            <w:rFonts w:ascii="Times New Roman" w:hAnsi="Times New Roman" w:cs="Times New Roman"/>
            <w:sz w:val="22"/>
            <w:szCs w:val="22"/>
            <w:rPrChange w:id="191" w:author="Bird, Chris" w:date="2023-09-29T07:49:00Z">
              <w:rPr>
                <w:rFonts w:ascii="Times New Roman" w:hAnsi="Times New Roman" w:cs="Times New Roman"/>
                <w:sz w:val="20"/>
                <w:szCs w:val="20"/>
              </w:rPr>
            </w:rPrChange>
          </w:rPr>
          <w:delText>volution have gone</w:delText>
        </w:r>
        <w:r w:rsidR="00A57E33" w:rsidRPr="00123830" w:rsidDel="00216083">
          <w:rPr>
            <w:rFonts w:ascii="Times New Roman" w:hAnsi="Times New Roman" w:cs="Times New Roman"/>
            <w:sz w:val="22"/>
            <w:szCs w:val="22"/>
            <w:rPrChange w:id="192" w:author="Bird, Chris" w:date="2023-09-29T07:49:00Z">
              <w:rPr>
                <w:rFonts w:ascii="Times New Roman" w:hAnsi="Times New Roman" w:cs="Times New Roman"/>
                <w:sz w:val="20"/>
                <w:szCs w:val="20"/>
              </w:rPr>
            </w:rPrChange>
          </w:rPr>
          <w:delText xml:space="preserve"> virtually</w:delText>
        </w:r>
        <w:r w:rsidR="00F21454" w:rsidRPr="00123830" w:rsidDel="00216083">
          <w:rPr>
            <w:rFonts w:ascii="Times New Roman" w:hAnsi="Times New Roman" w:cs="Times New Roman"/>
            <w:sz w:val="22"/>
            <w:szCs w:val="22"/>
            <w:rPrChange w:id="193" w:author="Bird, Chris" w:date="2023-09-29T07:49:00Z">
              <w:rPr>
                <w:rFonts w:ascii="Times New Roman" w:hAnsi="Times New Roman" w:cs="Times New Roman"/>
                <w:sz w:val="20"/>
                <w:szCs w:val="20"/>
              </w:rPr>
            </w:rPrChange>
          </w:rPr>
          <w:delText xml:space="preserve"> </w:delText>
        </w:r>
        <w:r w:rsidR="00221AB2" w:rsidRPr="00123830" w:rsidDel="00216083">
          <w:rPr>
            <w:rFonts w:ascii="Times New Roman" w:hAnsi="Times New Roman" w:cs="Times New Roman"/>
            <w:sz w:val="22"/>
            <w:szCs w:val="22"/>
            <w:rPrChange w:id="194" w:author="Bird, Chris" w:date="2023-09-29T07:49:00Z">
              <w:rPr>
                <w:rFonts w:ascii="Times New Roman" w:hAnsi="Times New Roman" w:cs="Times New Roman"/>
                <w:sz w:val="20"/>
                <w:szCs w:val="20"/>
              </w:rPr>
            </w:rPrChange>
          </w:rPr>
          <w:delText>unchecked</w:delText>
        </w:r>
        <w:r w:rsidR="00BD0EA6" w:rsidRPr="00123830" w:rsidDel="00216083">
          <w:rPr>
            <w:rFonts w:ascii="Times New Roman" w:hAnsi="Times New Roman" w:cs="Times New Roman"/>
            <w:sz w:val="22"/>
            <w:szCs w:val="22"/>
            <w:rPrChange w:id="195" w:author="Bird, Chris" w:date="2023-09-29T07:49:00Z">
              <w:rPr>
                <w:rFonts w:ascii="Times New Roman" w:hAnsi="Times New Roman" w:cs="Times New Roman"/>
                <w:sz w:val="20"/>
                <w:szCs w:val="20"/>
              </w:rPr>
            </w:rPrChange>
          </w:rPr>
          <w:delText xml:space="preserve"> ..</w:delText>
        </w:r>
      </w:del>
    </w:p>
    <w:p w14:paraId="6D54A40C" w14:textId="77777777" w:rsidR="006A3C4C" w:rsidRPr="00123830" w:rsidRDefault="006A3C4C">
      <w:pPr>
        <w:rPr>
          <w:rFonts w:ascii="Times New Roman" w:hAnsi="Times New Roman" w:cs="Times New Roman"/>
          <w:sz w:val="22"/>
          <w:szCs w:val="22"/>
          <w:rPrChange w:id="196" w:author="Bird, Chris" w:date="2023-09-29T07:49:00Z">
            <w:rPr>
              <w:rFonts w:asciiTheme="majorHAnsi" w:hAnsiTheme="majorHAnsi" w:cstheme="majorHAnsi"/>
              <w:sz w:val="20"/>
              <w:szCs w:val="20"/>
            </w:rPr>
          </w:rPrChange>
        </w:rPr>
        <w:pPrChange w:id="197" w:author="Bird, Chris" w:date="2023-09-29T07:51:00Z">
          <w:pPr>
            <w:spacing w:line="480" w:lineRule="auto"/>
          </w:pPr>
        </w:pPrChange>
      </w:pPr>
    </w:p>
    <w:p w14:paraId="502E3EAF" w14:textId="77777777" w:rsidR="006A3C4C" w:rsidRDefault="006A3C4C">
      <w:pPr>
        <w:rPr>
          <w:ins w:id="198" w:author="Garza, Joseph" w:date="2023-09-29T10:17:00Z"/>
          <w:rFonts w:ascii="Times New Roman" w:hAnsi="Times New Roman" w:cs="Times New Roman"/>
          <w:sz w:val="22"/>
          <w:szCs w:val="22"/>
        </w:rPr>
      </w:pPr>
    </w:p>
    <w:p w14:paraId="1DD3EE8F" w14:textId="77777777" w:rsidR="009372B6" w:rsidRDefault="009372B6">
      <w:pPr>
        <w:rPr>
          <w:ins w:id="199" w:author="Garza, Joseph" w:date="2023-09-29T10:17:00Z"/>
          <w:rFonts w:ascii="Times New Roman" w:hAnsi="Times New Roman" w:cs="Times New Roman"/>
          <w:sz w:val="22"/>
          <w:szCs w:val="22"/>
        </w:rPr>
      </w:pPr>
    </w:p>
    <w:p w14:paraId="034876B4" w14:textId="77777777" w:rsidR="009372B6" w:rsidRDefault="009372B6">
      <w:pPr>
        <w:rPr>
          <w:ins w:id="200" w:author="Garza, Joseph" w:date="2023-09-29T10:17:00Z"/>
          <w:rFonts w:ascii="Times New Roman" w:hAnsi="Times New Roman" w:cs="Times New Roman"/>
          <w:sz w:val="22"/>
          <w:szCs w:val="22"/>
        </w:rPr>
      </w:pPr>
    </w:p>
    <w:p w14:paraId="7A9227C4" w14:textId="77777777" w:rsidR="009372B6" w:rsidRDefault="009372B6">
      <w:pPr>
        <w:rPr>
          <w:ins w:id="201" w:author="Garza, Joseph" w:date="2023-09-29T10:17:00Z"/>
          <w:rFonts w:ascii="Times New Roman" w:hAnsi="Times New Roman" w:cs="Times New Roman"/>
          <w:sz w:val="22"/>
          <w:szCs w:val="22"/>
        </w:rPr>
      </w:pPr>
    </w:p>
    <w:p w14:paraId="7F37F42F" w14:textId="77777777" w:rsidR="009372B6" w:rsidRDefault="009372B6">
      <w:pPr>
        <w:rPr>
          <w:ins w:id="202" w:author="Garza, Joseph" w:date="2023-09-29T10:17:00Z"/>
          <w:rFonts w:ascii="Times New Roman" w:hAnsi="Times New Roman" w:cs="Times New Roman"/>
          <w:sz w:val="22"/>
          <w:szCs w:val="22"/>
        </w:rPr>
      </w:pPr>
    </w:p>
    <w:p w14:paraId="28872ECE" w14:textId="77777777" w:rsidR="009372B6" w:rsidRDefault="009372B6">
      <w:pPr>
        <w:rPr>
          <w:ins w:id="203" w:author="Garza, Joseph" w:date="2023-09-29T10:17:00Z"/>
          <w:rFonts w:ascii="Times New Roman" w:hAnsi="Times New Roman" w:cs="Times New Roman"/>
          <w:sz w:val="22"/>
          <w:szCs w:val="22"/>
        </w:rPr>
      </w:pPr>
    </w:p>
    <w:p w14:paraId="4FFD62B6" w14:textId="77777777" w:rsidR="009372B6" w:rsidRDefault="009372B6">
      <w:pPr>
        <w:rPr>
          <w:ins w:id="204" w:author="Garza, Joseph" w:date="2023-09-29T10:17:00Z"/>
          <w:rFonts w:ascii="Times New Roman" w:hAnsi="Times New Roman" w:cs="Times New Roman"/>
          <w:sz w:val="22"/>
          <w:szCs w:val="22"/>
        </w:rPr>
      </w:pPr>
    </w:p>
    <w:p w14:paraId="6A4EC1D0" w14:textId="77777777" w:rsidR="009372B6" w:rsidRDefault="009372B6">
      <w:pPr>
        <w:rPr>
          <w:ins w:id="205" w:author="Garza, Joseph" w:date="2023-09-29T10:17:00Z"/>
          <w:rFonts w:ascii="Times New Roman" w:hAnsi="Times New Roman" w:cs="Times New Roman"/>
          <w:sz w:val="22"/>
          <w:szCs w:val="22"/>
        </w:rPr>
      </w:pPr>
    </w:p>
    <w:p w14:paraId="4B6A996F" w14:textId="77777777" w:rsidR="009372B6" w:rsidRDefault="009372B6">
      <w:pPr>
        <w:rPr>
          <w:ins w:id="206" w:author="Garza, Joseph" w:date="2023-09-29T10:17:00Z"/>
          <w:rFonts w:ascii="Times New Roman" w:hAnsi="Times New Roman" w:cs="Times New Roman"/>
          <w:sz w:val="22"/>
          <w:szCs w:val="22"/>
        </w:rPr>
      </w:pPr>
    </w:p>
    <w:p w14:paraId="63DB80D2" w14:textId="77777777" w:rsidR="009372B6" w:rsidRDefault="009372B6">
      <w:pPr>
        <w:rPr>
          <w:ins w:id="207" w:author="Garza, Joseph" w:date="2023-09-29T10:17:00Z"/>
          <w:rFonts w:ascii="Times New Roman" w:hAnsi="Times New Roman" w:cs="Times New Roman"/>
          <w:sz w:val="22"/>
          <w:szCs w:val="22"/>
        </w:rPr>
      </w:pPr>
    </w:p>
    <w:p w14:paraId="0331ED89" w14:textId="77777777" w:rsidR="009372B6" w:rsidRDefault="009372B6">
      <w:pPr>
        <w:rPr>
          <w:ins w:id="208" w:author="Garza, Joseph" w:date="2023-09-29T10:17:00Z"/>
          <w:rFonts w:ascii="Times New Roman" w:hAnsi="Times New Roman" w:cs="Times New Roman"/>
          <w:sz w:val="22"/>
          <w:szCs w:val="22"/>
        </w:rPr>
      </w:pPr>
    </w:p>
    <w:p w14:paraId="156A4E53" w14:textId="77777777" w:rsidR="009372B6" w:rsidRDefault="009372B6">
      <w:pPr>
        <w:rPr>
          <w:ins w:id="209" w:author="Garza, Joseph" w:date="2023-09-29T10:17:00Z"/>
          <w:rFonts w:ascii="Times New Roman" w:hAnsi="Times New Roman" w:cs="Times New Roman"/>
          <w:sz w:val="22"/>
          <w:szCs w:val="22"/>
        </w:rPr>
      </w:pPr>
    </w:p>
    <w:p w14:paraId="3E7BD0AF" w14:textId="77777777" w:rsidR="009372B6" w:rsidRDefault="009372B6">
      <w:pPr>
        <w:rPr>
          <w:ins w:id="210" w:author="Garza, Joseph" w:date="2023-09-29T10:17:00Z"/>
          <w:rFonts w:ascii="Times New Roman" w:hAnsi="Times New Roman" w:cs="Times New Roman"/>
          <w:sz w:val="22"/>
          <w:szCs w:val="22"/>
        </w:rPr>
      </w:pPr>
    </w:p>
    <w:p w14:paraId="6EE69428" w14:textId="77777777" w:rsidR="009372B6" w:rsidRDefault="009372B6">
      <w:pPr>
        <w:rPr>
          <w:ins w:id="211" w:author="Garza, Joseph" w:date="2023-09-29T10:17:00Z"/>
          <w:rFonts w:ascii="Times New Roman" w:hAnsi="Times New Roman" w:cs="Times New Roman"/>
          <w:sz w:val="22"/>
          <w:szCs w:val="22"/>
        </w:rPr>
      </w:pPr>
    </w:p>
    <w:p w14:paraId="74706F93" w14:textId="77777777" w:rsidR="009372B6" w:rsidRDefault="009372B6">
      <w:pPr>
        <w:rPr>
          <w:ins w:id="212" w:author="Garza, Joseph" w:date="2023-09-29T10:17:00Z"/>
          <w:rFonts w:ascii="Times New Roman" w:hAnsi="Times New Roman" w:cs="Times New Roman"/>
          <w:sz w:val="22"/>
          <w:szCs w:val="22"/>
        </w:rPr>
      </w:pPr>
    </w:p>
    <w:p w14:paraId="6516EC9C" w14:textId="77777777" w:rsidR="009372B6" w:rsidRDefault="009372B6">
      <w:pPr>
        <w:rPr>
          <w:ins w:id="213" w:author="Garza, Joseph" w:date="2023-09-29T10:17:00Z"/>
          <w:rFonts w:ascii="Times New Roman" w:hAnsi="Times New Roman" w:cs="Times New Roman"/>
          <w:sz w:val="22"/>
          <w:szCs w:val="22"/>
        </w:rPr>
      </w:pPr>
    </w:p>
    <w:p w14:paraId="3CC2D483" w14:textId="77777777" w:rsidR="009372B6" w:rsidRDefault="009372B6">
      <w:pPr>
        <w:rPr>
          <w:ins w:id="214" w:author="Garza, Joseph" w:date="2023-09-29T10:17:00Z"/>
          <w:rFonts w:ascii="Times New Roman" w:hAnsi="Times New Roman" w:cs="Times New Roman"/>
          <w:sz w:val="22"/>
          <w:szCs w:val="22"/>
        </w:rPr>
      </w:pPr>
    </w:p>
    <w:p w14:paraId="7E5DDF80" w14:textId="77777777" w:rsidR="009372B6" w:rsidRDefault="009372B6">
      <w:pPr>
        <w:rPr>
          <w:ins w:id="215" w:author="Garza, Joseph" w:date="2023-09-29T10:17:00Z"/>
          <w:rFonts w:ascii="Times New Roman" w:hAnsi="Times New Roman" w:cs="Times New Roman"/>
          <w:sz w:val="22"/>
          <w:szCs w:val="22"/>
        </w:rPr>
      </w:pPr>
    </w:p>
    <w:p w14:paraId="1102FCEA" w14:textId="77777777" w:rsidR="009372B6" w:rsidRDefault="009372B6">
      <w:pPr>
        <w:rPr>
          <w:ins w:id="216" w:author="Garza, Joseph" w:date="2023-09-29T10:17:00Z"/>
          <w:rFonts w:ascii="Times New Roman" w:hAnsi="Times New Roman" w:cs="Times New Roman"/>
          <w:sz w:val="22"/>
          <w:szCs w:val="22"/>
        </w:rPr>
      </w:pPr>
    </w:p>
    <w:p w14:paraId="2773C585" w14:textId="77777777" w:rsidR="009372B6" w:rsidRDefault="009372B6">
      <w:pPr>
        <w:rPr>
          <w:ins w:id="217" w:author="Garza, Joseph" w:date="2023-09-29T10:17:00Z"/>
          <w:rFonts w:ascii="Times New Roman" w:hAnsi="Times New Roman" w:cs="Times New Roman"/>
          <w:sz w:val="22"/>
          <w:szCs w:val="22"/>
        </w:rPr>
      </w:pPr>
    </w:p>
    <w:p w14:paraId="3F4A58FE" w14:textId="77777777" w:rsidR="009372B6" w:rsidRDefault="009372B6">
      <w:pPr>
        <w:rPr>
          <w:ins w:id="218" w:author="Garza, Joseph" w:date="2023-09-29T10:17:00Z"/>
          <w:rFonts w:ascii="Times New Roman" w:hAnsi="Times New Roman" w:cs="Times New Roman"/>
          <w:sz w:val="22"/>
          <w:szCs w:val="22"/>
        </w:rPr>
      </w:pPr>
    </w:p>
    <w:p w14:paraId="44534A5C" w14:textId="77777777" w:rsidR="009372B6" w:rsidRDefault="009372B6">
      <w:pPr>
        <w:rPr>
          <w:ins w:id="219" w:author="Garza, Joseph" w:date="2023-09-29T10:17:00Z"/>
          <w:rFonts w:ascii="Times New Roman" w:hAnsi="Times New Roman" w:cs="Times New Roman"/>
          <w:sz w:val="22"/>
          <w:szCs w:val="22"/>
        </w:rPr>
      </w:pPr>
    </w:p>
    <w:p w14:paraId="21A7A855" w14:textId="77777777" w:rsidR="009372B6" w:rsidRDefault="009372B6">
      <w:pPr>
        <w:rPr>
          <w:ins w:id="220" w:author="Garza, Joseph" w:date="2023-09-29T10:17:00Z"/>
          <w:rFonts w:ascii="Times New Roman" w:hAnsi="Times New Roman" w:cs="Times New Roman"/>
          <w:sz w:val="22"/>
          <w:szCs w:val="22"/>
        </w:rPr>
      </w:pPr>
    </w:p>
    <w:p w14:paraId="4788D6E0" w14:textId="77777777" w:rsidR="009372B6" w:rsidRDefault="009372B6">
      <w:pPr>
        <w:rPr>
          <w:ins w:id="221" w:author="Garza, Joseph" w:date="2023-09-29T10:17:00Z"/>
          <w:rFonts w:ascii="Times New Roman" w:hAnsi="Times New Roman" w:cs="Times New Roman"/>
          <w:sz w:val="22"/>
          <w:szCs w:val="22"/>
        </w:rPr>
      </w:pPr>
    </w:p>
    <w:p w14:paraId="384D9FA5" w14:textId="77777777" w:rsidR="009372B6" w:rsidRDefault="009372B6">
      <w:pPr>
        <w:rPr>
          <w:ins w:id="222" w:author="Garza, Joseph" w:date="2023-09-29T10:17:00Z"/>
          <w:rFonts w:ascii="Times New Roman" w:hAnsi="Times New Roman" w:cs="Times New Roman"/>
          <w:sz w:val="22"/>
          <w:szCs w:val="22"/>
        </w:rPr>
      </w:pPr>
    </w:p>
    <w:p w14:paraId="5DBC4A49" w14:textId="77777777" w:rsidR="009372B6" w:rsidRDefault="009372B6">
      <w:pPr>
        <w:rPr>
          <w:ins w:id="223" w:author="Garza, Joseph" w:date="2023-09-29T10:17:00Z"/>
          <w:rFonts w:ascii="Times New Roman" w:hAnsi="Times New Roman" w:cs="Times New Roman"/>
          <w:sz w:val="22"/>
          <w:szCs w:val="22"/>
        </w:rPr>
      </w:pPr>
    </w:p>
    <w:p w14:paraId="4D04EDA7" w14:textId="77777777" w:rsidR="009372B6" w:rsidRDefault="009372B6">
      <w:pPr>
        <w:rPr>
          <w:ins w:id="224" w:author="Garza, Joseph" w:date="2023-09-29T10:17:00Z"/>
          <w:rFonts w:ascii="Times New Roman" w:hAnsi="Times New Roman" w:cs="Times New Roman"/>
          <w:sz w:val="22"/>
          <w:szCs w:val="22"/>
        </w:rPr>
      </w:pPr>
    </w:p>
    <w:p w14:paraId="6ACA78A0" w14:textId="77777777" w:rsidR="009372B6" w:rsidRDefault="009372B6">
      <w:pPr>
        <w:rPr>
          <w:ins w:id="225" w:author="Garza, Joseph" w:date="2023-09-29T10:17:00Z"/>
          <w:rFonts w:ascii="Times New Roman" w:hAnsi="Times New Roman" w:cs="Times New Roman"/>
          <w:sz w:val="22"/>
          <w:szCs w:val="22"/>
        </w:rPr>
      </w:pPr>
    </w:p>
    <w:p w14:paraId="4D79F19D" w14:textId="77777777" w:rsidR="009372B6" w:rsidRDefault="009372B6">
      <w:pPr>
        <w:rPr>
          <w:ins w:id="226" w:author="Garza, Joseph" w:date="2023-09-29T10:17:00Z"/>
          <w:rFonts w:ascii="Times New Roman" w:hAnsi="Times New Roman" w:cs="Times New Roman"/>
          <w:sz w:val="22"/>
          <w:szCs w:val="22"/>
        </w:rPr>
      </w:pPr>
    </w:p>
    <w:p w14:paraId="08DA75D8" w14:textId="77777777" w:rsidR="009372B6" w:rsidRDefault="009372B6">
      <w:pPr>
        <w:rPr>
          <w:ins w:id="227" w:author="Garza, Joseph" w:date="2023-09-29T10:17:00Z"/>
          <w:rFonts w:ascii="Times New Roman" w:hAnsi="Times New Roman" w:cs="Times New Roman"/>
          <w:sz w:val="22"/>
          <w:szCs w:val="22"/>
        </w:rPr>
      </w:pPr>
    </w:p>
    <w:p w14:paraId="63A80426" w14:textId="77777777" w:rsidR="009372B6" w:rsidRDefault="009372B6">
      <w:pPr>
        <w:rPr>
          <w:ins w:id="228" w:author="Garza, Joseph" w:date="2023-09-29T10:17:00Z"/>
          <w:rFonts w:ascii="Times New Roman" w:hAnsi="Times New Roman" w:cs="Times New Roman"/>
          <w:sz w:val="22"/>
          <w:szCs w:val="22"/>
        </w:rPr>
      </w:pPr>
    </w:p>
    <w:p w14:paraId="7B70DFEC" w14:textId="77777777" w:rsidR="009372B6" w:rsidRDefault="009372B6">
      <w:pPr>
        <w:rPr>
          <w:ins w:id="229" w:author="Garza, Joseph" w:date="2023-09-29T10:17:00Z"/>
          <w:rFonts w:ascii="Times New Roman" w:hAnsi="Times New Roman" w:cs="Times New Roman"/>
          <w:sz w:val="22"/>
          <w:szCs w:val="22"/>
        </w:rPr>
      </w:pPr>
    </w:p>
    <w:p w14:paraId="2A924AB5" w14:textId="77777777" w:rsidR="009372B6" w:rsidRPr="00123830" w:rsidDel="0088545D" w:rsidRDefault="009372B6">
      <w:pPr>
        <w:rPr>
          <w:del w:id="230" w:author="Garza, Joseph" w:date="2023-09-29T10:29:00Z"/>
          <w:rFonts w:ascii="Times New Roman" w:hAnsi="Times New Roman" w:cs="Times New Roman"/>
          <w:sz w:val="22"/>
          <w:szCs w:val="22"/>
          <w:rPrChange w:id="231" w:author="Bird, Chris" w:date="2023-09-29T07:49:00Z">
            <w:rPr>
              <w:del w:id="232" w:author="Garza, Joseph" w:date="2023-09-29T10:29:00Z"/>
              <w:rFonts w:asciiTheme="majorHAnsi" w:hAnsiTheme="majorHAnsi" w:cstheme="majorHAnsi"/>
              <w:sz w:val="20"/>
              <w:szCs w:val="20"/>
            </w:rPr>
          </w:rPrChange>
        </w:rPr>
        <w:pPrChange w:id="233" w:author="Bird, Chris" w:date="2023-09-29T07:51:00Z">
          <w:pPr>
            <w:spacing w:line="480" w:lineRule="auto"/>
          </w:pPr>
        </w:pPrChange>
      </w:pPr>
    </w:p>
    <w:p w14:paraId="0B963311" w14:textId="77777777" w:rsidR="006A3C4C" w:rsidRPr="00123830" w:rsidDel="0088545D" w:rsidRDefault="006A3C4C">
      <w:pPr>
        <w:rPr>
          <w:del w:id="234" w:author="Garza, Joseph" w:date="2023-09-29T10:29:00Z"/>
          <w:rFonts w:ascii="Times New Roman" w:hAnsi="Times New Roman" w:cs="Times New Roman"/>
          <w:sz w:val="22"/>
          <w:szCs w:val="22"/>
          <w:rPrChange w:id="235" w:author="Bird, Chris" w:date="2023-09-29T07:49:00Z">
            <w:rPr>
              <w:del w:id="236" w:author="Garza, Joseph" w:date="2023-09-29T10:29:00Z"/>
              <w:rFonts w:asciiTheme="majorHAnsi" w:hAnsiTheme="majorHAnsi" w:cstheme="majorHAnsi"/>
              <w:sz w:val="20"/>
              <w:szCs w:val="20"/>
            </w:rPr>
          </w:rPrChange>
        </w:rPr>
        <w:pPrChange w:id="237" w:author="Bird, Chris" w:date="2023-09-29T07:51:00Z">
          <w:pPr>
            <w:spacing w:line="480" w:lineRule="auto"/>
          </w:pPr>
        </w:pPrChange>
      </w:pPr>
    </w:p>
    <w:p w14:paraId="47F8CF38" w14:textId="77777777" w:rsidR="00CA38D7" w:rsidRPr="00123830" w:rsidDel="0088545D" w:rsidRDefault="00CA38D7">
      <w:pPr>
        <w:rPr>
          <w:del w:id="238" w:author="Garza, Joseph" w:date="2023-09-29T10:29:00Z"/>
          <w:rFonts w:ascii="Times New Roman" w:hAnsi="Times New Roman" w:cs="Times New Roman"/>
          <w:sz w:val="22"/>
          <w:szCs w:val="22"/>
          <w:rPrChange w:id="239" w:author="Bird, Chris" w:date="2023-09-29T07:49:00Z">
            <w:rPr>
              <w:del w:id="240" w:author="Garza, Joseph" w:date="2023-09-29T10:29:00Z"/>
              <w:rFonts w:asciiTheme="majorHAnsi" w:hAnsiTheme="majorHAnsi" w:cstheme="majorHAnsi"/>
              <w:sz w:val="20"/>
              <w:szCs w:val="20"/>
            </w:rPr>
          </w:rPrChange>
        </w:rPr>
        <w:pPrChange w:id="241" w:author="Bird, Chris" w:date="2023-09-29T07:51:00Z">
          <w:pPr>
            <w:spacing w:line="480" w:lineRule="auto"/>
          </w:pPr>
        </w:pPrChange>
      </w:pPr>
    </w:p>
    <w:p w14:paraId="3F774F5D" w14:textId="77777777" w:rsidR="00CA38D7" w:rsidDel="0088545D" w:rsidRDefault="00CA38D7">
      <w:pPr>
        <w:rPr>
          <w:del w:id="242" w:author="Garza, Joseph" w:date="2023-09-29T10:29:00Z"/>
          <w:rFonts w:ascii="Times New Roman" w:hAnsi="Times New Roman" w:cs="Times New Roman"/>
          <w:sz w:val="22"/>
          <w:szCs w:val="22"/>
        </w:rPr>
      </w:pPr>
    </w:p>
    <w:p w14:paraId="05E43B81" w14:textId="77777777" w:rsidR="0088545D" w:rsidRPr="00123830" w:rsidRDefault="0088545D">
      <w:pPr>
        <w:rPr>
          <w:ins w:id="243" w:author="Garza, Joseph" w:date="2023-09-29T10:29:00Z"/>
          <w:rFonts w:ascii="Times New Roman" w:hAnsi="Times New Roman" w:cs="Times New Roman"/>
          <w:sz w:val="22"/>
          <w:szCs w:val="22"/>
          <w:rPrChange w:id="244" w:author="Bird, Chris" w:date="2023-09-29T07:49:00Z">
            <w:rPr>
              <w:ins w:id="245" w:author="Garza, Joseph" w:date="2023-09-29T10:29:00Z"/>
              <w:rFonts w:asciiTheme="majorHAnsi" w:hAnsiTheme="majorHAnsi" w:cstheme="majorHAnsi"/>
              <w:sz w:val="20"/>
              <w:szCs w:val="20"/>
            </w:rPr>
          </w:rPrChange>
        </w:rPr>
        <w:pPrChange w:id="246" w:author="Bird, Chris" w:date="2023-09-29T07:51:00Z">
          <w:pPr>
            <w:spacing w:line="480" w:lineRule="auto"/>
          </w:pPr>
        </w:pPrChange>
      </w:pPr>
    </w:p>
    <w:p w14:paraId="492312E2" w14:textId="77777777" w:rsidR="00CA38D7" w:rsidRPr="00123830" w:rsidDel="0088545D" w:rsidRDefault="00CA38D7">
      <w:pPr>
        <w:rPr>
          <w:del w:id="247" w:author="Garza, Joseph" w:date="2023-09-29T10:29:00Z"/>
          <w:rFonts w:ascii="Times New Roman" w:hAnsi="Times New Roman" w:cs="Times New Roman"/>
          <w:sz w:val="22"/>
          <w:szCs w:val="22"/>
          <w:rPrChange w:id="248" w:author="Bird, Chris" w:date="2023-09-29T07:49:00Z">
            <w:rPr>
              <w:del w:id="249" w:author="Garza, Joseph" w:date="2023-09-29T10:29:00Z"/>
              <w:rFonts w:asciiTheme="majorHAnsi" w:hAnsiTheme="majorHAnsi" w:cstheme="majorHAnsi"/>
              <w:sz w:val="20"/>
              <w:szCs w:val="20"/>
            </w:rPr>
          </w:rPrChange>
        </w:rPr>
        <w:pPrChange w:id="250" w:author="Bird, Chris" w:date="2023-09-29T07:51:00Z">
          <w:pPr>
            <w:spacing w:line="480" w:lineRule="auto"/>
          </w:pPr>
        </w:pPrChange>
      </w:pPr>
    </w:p>
    <w:p w14:paraId="289C926F" w14:textId="77777777" w:rsidR="00CA38D7" w:rsidRPr="00123830" w:rsidDel="00995C90" w:rsidRDefault="00CA38D7">
      <w:pPr>
        <w:rPr>
          <w:del w:id="251" w:author="Garza, Joseph" w:date="2023-09-29T10:15:00Z"/>
          <w:rFonts w:ascii="Times New Roman" w:hAnsi="Times New Roman" w:cs="Times New Roman"/>
          <w:sz w:val="22"/>
          <w:szCs w:val="22"/>
          <w:rPrChange w:id="252" w:author="Bird, Chris" w:date="2023-09-29T07:49:00Z">
            <w:rPr>
              <w:del w:id="253" w:author="Garza, Joseph" w:date="2023-09-29T10:15:00Z"/>
              <w:rFonts w:asciiTheme="majorHAnsi" w:hAnsiTheme="majorHAnsi" w:cstheme="majorHAnsi"/>
              <w:sz w:val="20"/>
              <w:szCs w:val="20"/>
            </w:rPr>
          </w:rPrChange>
        </w:rPr>
        <w:pPrChange w:id="254" w:author="Bird, Chris" w:date="2023-09-29T07:51:00Z">
          <w:pPr>
            <w:spacing w:line="480" w:lineRule="auto"/>
          </w:pPr>
        </w:pPrChange>
      </w:pPr>
    </w:p>
    <w:p w14:paraId="38FEC393" w14:textId="77777777" w:rsidR="00CA38D7" w:rsidRPr="00123830" w:rsidDel="0088545D" w:rsidRDefault="00CA38D7">
      <w:pPr>
        <w:rPr>
          <w:del w:id="255" w:author="Garza, Joseph" w:date="2023-09-29T10:29:00Z"/>
          <w:rFonts w:ascii="Times New Roman" w:hAnsi="Times New Roman" w:cs="Times New Roman"/>
          <w:sz w:val="22"/>
          <w:szCs w:val="22"/>
          <w:rPrChange w:id="256" w:author="Bird, Chris" w:date="2023-09-29T07:49:00Z">
            <w:rPr>
              <w:del w:id="257" w:author="Garza, Joseph" w:date="2023-09-29T10:29:00Z"/>
              <w:rFonts w:asciiTheme="majorHAnsi" w:hAnsiTheme="majorHAnsi" w:cstheme="majorHAnsi"/>
              <w:sz w:val="20"/>
              <w:szCs w:val="20"/>
            </w:rPr>
          </w:rPrChange>
        </w:rPr>
        <w:pPrChange w:id="258" w:author="Bird, Chris" w:date="2023-09-29T07:51:00Z">
          <w:pPr>
            <w:spacing w:line="480" w:lineRule="auto"/>
          </w:pPr>
        </w:pPrChange>
      </w:pPr>
    </w:p>
    <w:p w14:paraId="775F719B" w14:textId="77777777" w:rsidR="00CA38D7" w:rsidRPr="00123830" w:rsidDel="00995C90" w:rsidRDefault="00CA38D7">
      <w:pPr>
        <w:rPr>
          <w:del w:id="259" w:author="Garza, Joseph" w:date="2023-09-29T10:15:00Z"/>
          <w:rFonts w:ascii="Times New Roman" w:hAnsi="Times New Roman" w:cs="Times New Roman"/>
          <w:sz w:val="22"/>
          <w:szCs w:val="22"/>
          <w:rPrChange w:id="260" w:author="Bird, Chris" w:date="2023-09-29T07:49:00Z">
            <w:rPr>
              <w:del w:id="261" w:author="Garza, Joseph" w:date="2023-09-29T10:15:00Z"/>
              <w:rFonts w:asciiTheme="majorHAnsi" w:hAnsiTheme="majorHAnsi" w:cstheme="majorHAnsi"/>
              <w:sz w:val="20"/>
              <w:szCs w:val="20"/>
            </w:rPr>
          </w:rPrChange>
        </w:rPr>
        <w:pPrChange w:id="262" w:author="Bird, Chris" w:date="2023-09-29T07:51:00Z">
          <w:pPr>
            <w:spacing w:line="480" w:lineRule="auto"/>
          </w:pPr>
        </w:pPrChange>
      </w:pPr>
    </w:p>
    <w:p w14:paraId="565688F1" w14:textId="77777777" w:rsidR="00CA38D7" w:rsidRPr="00123830" w:rsidDel="00995C90" w:rsidRDefault="00CA38D7">
      <w:pPr>
        <w:rPr>
          <w:del w:id="263" w:author="Garza, Joseph" w:date="2023-09-29T10:15:00Z"/>
          <w:rFonts w:ascii="Times New Roman" w:hAnsi="Times New Roman" w:cs="Times New Roman"/>
          <w:sz w:val="22"/>
          <w:szCs w:val="22"/>
          <w:rPrChange w:id="264" w:author="Bird, Chris" w:date="2023-09-29T07:49:00Z">
            <w:rPr>
              <w:del w:id="265" w:author="Garza, Joseph" w:date="2023-09-29T10:15:00Z"/>
              <w:rFonts w:asciiTheme="majorHAnsi" w:hAnsiTheme="majorHAnsi" w:cstheme="majorHAnsi"/>
              <w:sz w:val="20"/>
              <w:szCs w:val="20"/>
            </w:rPr>
          </w:rPrChange>
        </w:rPr>
        <w:pPrChange w:id="266" w:author="Bird, Chris" w:date="2023-09-29T07:51:00Z">
          <w:pPr>
            <w:spacing w:line="480" w:lineRule="auto"/>
          </w:pPr>
        </w:pPrChange>
      </w:pPr>
    </w:p>
    <w:p w14:paraId="64C8B26C" w14:textId="77777777" w:rsidR="00CA38D7" w:rsidRPr="00123830" w:rsidDel="00995C90" w:rsidRDefault="00CA38D7">
      <w:pPr>
        <w:rPr>
          <w:del w:id="267" w:author="Garza, Joseph" w:date="2023-09-29T10:15:00Z"/>
          <w:rFonts w:ascii="Times New Roman" w:hAnsi="Times New Roman" w:cs="Times New Roman"/>
          <w:sz w:val="22"/>
          <w:szCs w:val="22"/>
          <w:rPrChange w:id="268" w:author="Bird, Chris" w:date="2023-09-29T07:49:00Z">
            <w:rPr>
              <w:del w:id="269" w:author="Garza, Joseph" w:date="2023-09-29T10:15:00Z"/>
              <w:rFonts w:asciiTheme="majorHAnsi" w:hAnsiTheme="majorHAnsi" w:cstheme="majorHAnsi"/>
              <w:sz w:val="20"/>
              <w:szCs w:val="20"/>
            </w:rPr>
          </w:rPrChange>
        </w:rPr>
        <w:pPrChange w:id="270" w:author="Bird, Chris" w:date="2023-09-29T07:51:00Z">
          <w:pPr>
            <w:spacing w:line="480" w:lineRule="auto"/>
          </w:pPr>
        </w:pPrChange>
      </w:pPr>
    </w:p>
    <w:p w14:paraId="5FE9C652" w14:textId="77777777" w:rsidR="00CA38D7" w:rsidRPr="00123830" w:rsidDel="00995C90" w:rsidRDefault="00CA38D7">
      <w:pPr>
        <w:rPr>
          <w:del w:id="271" w:author="Garza, Joseph" w:date="2023-09-29T10:15:00Z"/>
          <w:rFonts w:ascii="Times New Roman" w:hAnsi="Times New Roman" w:cs="Times New Roman"/>
          <w:sz w:val="22"/>
          <w:szCs w:val="22"/>
          <w:rPrChange w:id="272" w:author="Bird, Chris" w:date="2023-09-29T07:49:00Z">
            <w:rPr>
              <w:del w:id="273" w:author="Garza, Joseph" w:date="2023-09-29T10:15:00Z"/>
              <w:rFonts w:asciiTheme="majorHAnsi" w:hAnsiTheme="majorHAnsi" w:cstheme="majorHAnsi"/>
              <w:sz w:val="20"/>
              <w:szCs w:val="20"/>
            </w:rPr>
          </w:rPrChange>
        </w:rPr>
        <w:pPrChange w:id="274" w:author="Bird, Chris" w:date="2023-09-29T07:51:00Z">
          <w:pPr>
            <w:spacing w:line="480" w:lineRule="auto"/>
          </w:pPr>
        </w:pPrChange>
      </w:pPr>
    </w:p>
    <w:p w14:paraId="51E4EB9D" w14:textId="77777777" w:rsidR="00CA38D7" w:rsidRPr="00123830" w:rsidDel="00995C90" w:rsidRDefault="00CA38D7">
      <w:pPr>
        <w:rPr>
          <w:del w:id="275" w:author="Garza, Joseph" w:date="2023-09-29T10:15:00Z"/>
          <w:rFonts w:ascii="Times New Roman" w:hAnsi="Times New Roman" w:cs="Times New Roman"/>
          <w:sz w:val="22"/>
          <w:szCs w:val="22"/>
          <w:rPrChange w:id="276" w:author="Bird, Chris" w:date="2023-09-29T07:49:00Z">
            <w:rPr>
              <w:del w:id="277" w:author="Garza, Joseph" w:date="2023-09-29T10:15:00Z"/>
              <w:rFonts w:asciiTheme="majorHAnsi" w:hAnsiTheme="majorHAnsi" w:cstheme="majorHAnsi"/>
              <w:sz w:val="20"/>
              <w:szCs w:val="20"/>
            </w:rPr>
          </w:rPrChange>
        </w:rPr>
        <w:pPrChange w:id="278" w:author="Bird, Chris" w:date="2023-09-29T07:51:00Z">
          <w:pPr>
            <w:spacing w:line="480" w:lineRule="auto"/>
          </w:pPr>
        </w:pPrChange>
      </w:pPr>
    </w:p>
    <w:p w14:paraId="033C6AE4" w14:textId="77777777" w:rsidR="00CA38D7" w:rsidRPr="00123830" w:rsidDel="00995C90" w:rsidRDefault="00CA38D7">
      <w:pPr>
        <w:rPr>
          <w:del w:id="279" w:author="Garza, Joseph" w:date="2023-09-29T10:14:00Z"/>
          <w:rFonts w:ascii="Times New Roman" w:hAnsi="Times New Roman" w:cs="Times New Roman"/>
          <w:sz w:val="22"/>
          <w:szCs w:val="22"/>
          <w:rPrChange w:id="280" w:author="Bird, Chris" w:date="2023-09-29T07:49:00Z">
            <w:rPr>
              <w:del w:id="281" w:author="Garza, Joseph" w:date="2023-09-29T10:14:00Z"/>
              <w:rFonts w:asciiTheme="majorHAnsi" w:hAnsiTheme="majorHAnsi" w:cstheme="majorHAnsi"/>
              <w:sz w:val="20"/>
              <w:szCs w:val="20"/>
            </w:rPr>
          </w:rPrChange>
        </w:rPr>
        <w:pPrChange w:id="282" w:author="Bird, Chris" w:date="2023-09-29T07:51:00Z">
          <w:pPr>
            <w:spacing w:line="480" w:lineRule="auto"/>
          </w:pPr>
        </w:pPrChange>
      </w:pPr>
    </w:p>
    <w:p w14:paraId="2D3CC58F" w14:textId="77777777" w:rsidR="00CA38D7" w:rsidRPr="00123830" w:rsidDel="00995C90" w:rsidRDefault="00CA38D7">
      <w:pPr>
        <w:rPr>
          <w:del w:id="283" w:author="Garza, Joseph" w:date="2023-09-29T10:15:00Z"/>
          <w:rFonts w:ascii="Times New Roman" w:hAnsi="Times New Roman" w:cs="Times New Roman"/>
          <w:sz w:val="22"/>
          <w:szCs w:val="22"/>
          <w:rPrChange w:id="284" w:author="Bird, Chris" w:date="2023-09-29T07:49:00Z">
            <w:rPr>
              <w:del w:id="285" w:author="Garza, Joseph" w:date="2023-09-29T10:15:00Z"/>
              <w:rFonts w:asciiTheme="majorHAnsi" w:hAnsiTheme="majorHAnsi" w:cstheme="majorHAnsi"/>
              <w:sz w:val="20"/>
              <w:szCs w:val="20"/>
            </w:rPr>
          </w:rPrChange>
        </w:rPr>
        <w:pPrChange w:id="286" w:author="Bird, Chris" w:date="2023-09-29T07:51:00Z">
          <w:pPr>
            <w:spacing w:line="480" w:lineRule="auto"/>
          </w:pPr>
        </w:pPrChange>
      </w:pPr>
    </w:p>
    <w:p w14:paraId="6A0E7207" w14:textId="77777777" w:rsidR="00CA38D7" w:rsidRPr="00123830" w:rsidDel="00995C90" w:rsidRDefault="00CA38D7">
      <w:pPr>
        <w:rPr>
          <w:del w:id="287" w:author="Garza, Joseph" w:date="2023-09-29T10:15:00Z"/>
          <w:rFonts w:ascii="Times New Roman" w:hAnsi="Times New Roman" w:cs="Times New Roman"/>
          <w:sz w:val="22"/>
          <w:szCs w:val="22"/>
          <w:rPrChange w:id="288" w:author="Bird, Chris" w:date="2023-09-29T07:49:00Z">
            <w:rPr>
              <w:del w:id="289" w:author="Garza, Joseph" w:date="2023-09-29T10:15:00Z"/>
              <w:rFonts w:asciiTheme="majorHAnsi" w:hAnsiTheme="majorHAnsi" w:cstheme="majorHAnsi"/>
              <w:sz w:val="20"/>
              <w:szCs w:val="20"/>
            </w:rPr>
          </w:rPrChange>
        </w:rPr>
        <w:pPrChange w:id="290" w:author="Bird, Chris" w:date="2023-09-29T07:51:00Z">
          <w:pPr>
            <w:spacing w:line="480" w:lineRule="auto"/>
          </w:pPr>
        </w:pPrChange>
      </w:pPr>
    </w:p>
    <w:p w14:paraId="7F7112E1" w14:textId="77777777" w:rsidR="00CA38D7" w:rsidRPr="00123830" w:rsidDel="00995C90" w:rsidRDefault="00CA38D7">
      <w:pPr>
        <w:rPr>
          <w:del w:id="291" w:author="Garza, Joseph" w:date="2023-09-29T10:15:00Z"/>
          <w:rFonts w:ascii="Times New Roman" w:hAnsi="Times New Roman" w:cs="Times New Roman"/>
          <w:sz w:val="22"/>
          <w:szCs w:val="22"/>
          <w:rPrChange w:id="292" w:author="Bird, Chris" w:date="2023-09-29T07:49:00Z">
            <w:rPr>
              <w:del w:id="293" w:author="Garza, Joseph" w:date="2023-09-29T10:15:00Z"/>
              <w:rFonts w:asciiTheme="majorHAnsi" w:hAnsiTheme="majorHAnsi" w:cstheme="majorHAnsi"/>
              <w:sz w:val="20"/>
              <w:szCs w:val="20"/>
            </w:rPr>
          </w:rPrChange>
        </w:rPr>
        <w:pPrChange w:id="294" w:author="Bird, Chris" w:date="2023-09-29T07:51:00Z">
          <w:pPr>
            <w:spacing w:line="480" w:lineRule="auto"/>
          </w:pPr>
        </w:pPrChange>
      </w:pPr>
    </w:p>
    <w:p w14:paraId="7EC3DF53" w14:textId="77777777" w:rsidR="00D36EE4" w:rsidRPr="00123830" w:rsidDel="00995C90" w:rsidRDefault="00D36EE4">
      <w:pPr>
        <w:rPr>
          <w:del w:id="295" w:author="Garza, Joseph" w:date="2023-09-29T10:15:00Z"/>
          <w:rFonts w:ascii="Times New Roman" w:hAnsi="Times New Roman" w:cs="Times New Roman"/>
          <w:b/>
          <w:bCs/>
          <w:sz w:val="22"/>
          <w:szCs w:val="22"/>
        </w:rPr>
        <w:pPrChange w:id="296" w:author="Bird, Chris" w:date="2023-09-29T07:51:00Z">
          <w:pPr>
            <w:spacing w:line="480" w:lineRule="auto"/>
          </w:pPr>
        </w:pPrChange>
      </w:pPr>
    </w:p>
    <w:p w14:paraId="4EC206F3" w14:textId="406F0948" w:rsidR="006A3C4C" w:rsidRPr="00123830" w:rsidRDefault="006A3C4C">
      <w:pPr>
        <w:rPr>
          <w:rFonts w:ascii="Times New Roman" w:hAnsi="Times New Roman" w:cs="Times New Roman"/>
          <w:b/>
          <w:bCs/>
          <w:sz w:val="22"/>
          <w:szCs w:val="22"/>
        </w:rPr>
        <w:pPrChange w:id="297" w:author="Bird, Chris" w:date="2023-09-29T07:51:00Z">
          <w:pPr>
            <w:spacing w:line="480" w:lineRule="auto"/>
          </w:pPr>
        </w:pPrChange>
      </w:pPr>
      <w:r w:rsidRPr="00123830">
        <w:rPr>
          <w:rFonts w:ascii="Times New Roman" w:hAnsi="Times New Roman" w:cs="Times New Roman"/>
          <w:b/>
          <w:bCs/>
          <w:sz w:val="22"/>
          <w:szCs w:val="22"/>
        </w:rPr>
        <w:t>Project Description</w:t>
      </w:r>
    </w:p>
    <w:p w14:paraId="34B42CB7" w14:textId="282A91F1" w:rsidR="00F93D9B" w:rsidRPr="00123830" w:rsidRDefault="00F93D9B">
      <w:pPr>
        <w:rPr>
          <w:rFonts w:ascii="Times New Roman" w:hAnsi="Times New Roman" w:cs="Times New Roman"/>
          <w:sz w:val="22"/>
          <w:szCs w:val="22"/>
          <w:u w:val="single"/>
          <w:rPrChange w:id="298" w:author="Bird, Chris" w:date="2023-09-29T07:49:00Z">
            <w:rPr>
              <w:rFonts w:ascii="Times New Roman" w:hAnsi="Times New Roman" w:cs="Times New Roman"/>
              <w:sz w:val="20"/>
              <w:szCs w:val="20"/>
              <w:u w:val="single"/>
            </w:rPr>
          </w:rPrChange>
        </w:rPr>
        <w:pPrChange w:id="299" w:author="Bird, Chris" w:date="2023-09-29T07:51:00Z">
          <w:pPr>
            <w:spacing w:line="480" w:lineRule="auto"/>
          </w:pPr>
        </w:pPrChange>
      </w:pPr>
      <w:r w:rsidRPr="00123830">
        <w:rPr>
          <w:rFonts w:ascii="Times New Roman" w:hAnsi="Times New Roman" w:cs="Times New Roman"/>
          <w:sz w:val="22"/>
          <w:szCs w:val="22"/>
          <w:u w:val="single"/>
          <w:rPrChange w:id="300" w:author="Bird, Chris" w:date="2023-09-29T07:49:00Z">
            <w:rPr>
              <w:rFonts w:ascii="Times New Roman" w:hAnsi="Times New Roman" w:cs="Times New Roman"/>
              <w:sz w:val="20"/>
              <w:szCs w:val="20"/>
              <w:u w:val="single"/>
            </w:rPr>
          </w:rPrChange>
        </w:rPr>
        <w:t>Statement of Research</w:t>
      </w:r>
    </w:p>
    <w:p w14:paraId="455B335F" w14:textId="42890FD8" w:rsidR="00FC37EA" w:rsidRPr="00123830" w:rsidRDefault="001F171F">
      <w:pPr>
        <w:rPr>
          <w:rFonts w:ascii="Times New Roman" w:hAnsi="Times New Roman" w:cs="Times New Roman"/>
          <w:sz w:val="22"/>
          <w:szCs w:val="22"/>
          <w:rPrChange w:id="301" w:author="Bird, Chris" w:date="2023-09-29T07:49:00Z">
            <w:rPr>
              <w:rFonts w:ascii="Times New Roman" w:hAnsi="Times New Roman" w:cs="Times New Roman"/>
              <w:sz w:val="20"/>
              <w:szCs w:val="20"/>
            </w:rPr>
          </w:rPrChange>
        </w:rPr>
        <w:pPrChange w:id="302" w:author="Bird, Chris" w:date="2023-09-29T07:51:00Z">
          <w:pPr>
            <w:spacing w:line="276" w:lineRule="auto"/>
          </w:pPr>
        </w:pPrChange>
      </w:pPr>
      <w:r w:rsidRPr="00123830">
        <w:rPr>
          <w:rFonts w:ascii="Times New Roman" w:hAnsi="Times New Roman" w:cs="Times New Roman"/>
          <w:sz w:val="22"/>
          <w:szCs w:val="22"/>
          <w:rPrChange w:id="303" w:author="Bird, Chris" w:date="2023-09-29T07:49:00Z">
            <w:rPr>
              <w:rFonts w:ascii="Times New Roman" w:hAnsi="Times New Roman" w:cs="Times New Roman"/>
              <w:sz w:val="20"/>
              <w:szCs w:val="20"/>
            </w:rPr>
          </w:rPrChange>
        </w:rPr>
        <w:t>This</w:t>
      </w:r>
      <w:r w:rsidR="00E011FD" w:rsidRPr="00123830">
        <w:rPr>
          <w:rFonts w:ascii="Times New Roman" w:hAnsi="Times New Roman" w:cs="Times New Roman"/>
          <w:sz w:val="22"/>
          <w:szCs w:val="22"/>
          <w:rPrChange w:id="304" w:author="Bird, Chris" w:date="2023-09-29T07:49:00Z">
            <w:rPr>
              <w:rFonts w:ascii="Times New Roman" w:hAnsi="Times New Roman" w:cs="Times New Roman"/>
              <w:sz w:val="20"/>
              <w:szCs w:val="20"/>
            </w:rPr>
          </w:rPrChange>
        </w:rPr>
        <w:t xml:space="preserve"> </w:t>
      </w:r>
      <w:r w:rsidR="00123DEE" w:rsidRPr="00123830">
        <w:rPr>
          <w:rFonts w:ascii="Times New Roman" w:hAnsi="Times New Roman" w:cs="Times New Roman"/>
          <w:sz w:val="22"/>
          <w:szCs w:val="22"/>
          <w:rPrChange w:id="305" w:author="Bird, Chris" w:date="2023-09-29T07:49:00Z">
            <w:rPr>
              <w:rFonts w:ascii="Times New Roman" w:hAnsi="Times New Roman" w:cs="Times New Roman"/>
              <w:sz w:val="20"/>
              <w:szCs w:val="20"/>
            </w:rPr>
          </w:rPrChange>
        </w:rPr>
        <w:t>p</w:t>
      </w:r>
      <w:r w:rsidR="00E011FD" w:rsidRPr="00123830">
        <w:rPr>
          <w:rFonts w:ascii="Times New Roman" w:hAnsi="Times New Roman" w:cs="Times New Roman"/>
          <w:sz w:val="22"/>
          <w:szCs w:val="22"/>
          <w:rPrChange w:id="306" w:author="Bird, Chris" w:date="2023-09-29T07:49:00Z">
            <w:rPr>
              <w:rFonts w:ascii="Times New Roman" w:hAnsi="Times New Roman" w:cs="Times New Roman"/>
              <w:sz w:val="20"/>
              <w:szCs w:val="20"/>
            </w:rPr>
          </w:rPrChange>
        </w:rPr>
        <w:t>roject presents an exciting opportunity to advance our understanding of corals and genetic diversity.</w:t>
      </w:r>
      <w:r w:rsidR="00B17193" w:rsidRPr="00123830">
        <w:rPr>
          <w:rFonts w:ascii="Times New Roman" w:hAnsi="Times New Roman" w:cs="Times New Roman"/>
          <w:sz w:val="22"/>
          <w:szCs w:val="22"/>
          <w:rPrChange w:id="307" w:author="Bird, Chris" w:date="2023-09-29T07:49:00Z">
            <w:rPr>
              <w:rFonts w:ascii="Times New Roman" w:hAnsi="Times New Roman" w:cs="Times New Roman"/>
              <w:sz w:val="20"/>
              <w:szCs w:val="20"/>
            </w:rPr>
          </w:rPrChange>
        </w:rPr>
        <w:t xml:space="preserve"> </w:t>
      </w:r>
      <w:r w:rsidR="00E011FD" w:rsidRPr="00123830">
        <w:rPr>
          <w:rFonts w:ascii="Times New Roman" w:hAnsi="Times New Roman" w:cs="Times New Roman"/>
          <w:sz w:val="22"/>
          <w:szCs w:val="22"/>
          <w:rPrChange w:id="308" w:author="Bird, Chris" w:date="2023-09-29T07:49:00Z">
            <w:rPr>
              <w:rFonts w:ascii="Times New Roman" w:hAnsi="Times New Roman" w:cs="Times New Roman"/>
              <w:sz w:val="20"/>
              <w:szCs w:val="20"/>
            </w:rPr>
          </w:rPrChange>
        </w:rPr>
        <w:t xml:space="preserve">By successfully extracting DNA from both known and unknown coral samples, I aim to </w:t>
      </w:r>
      <w:r w:rsidR="003869DB" w:rsidRPr="00123830">
        <w:rPr>
          <w:rFonts w:ascii="Times New Roman" w:hAnsi="Times New Roman" w:cs="Times New Roman"/>
          <w:sz w:val="22"/>
          <w:szCs w:val="22"/>
          <w:rPrChange w:id="309" w:author="Bird, Chris" w:date="2023-09-29T07:49:00Z">
            <w:rPr>
              <w:rFonts w:ascii="Times New Roman" w:hAnsi="Times New Roman" w:cs="Times New Roman"/>
              <w:sz w:val="20"/>
              <w:szCs w:val="20"/>
            </w:rPr>
          </w:rPrChange>
        </w:rPr>
        <w:t>contribute valuable data to the field of coral research.</w:t>
      </w:r>
      <w:r w:rsidR="00F66E23" w:rsidRPr="00123830">
        <w:rPr>
          <w:rFonts w:ascii="Times New Roman" w:hAnsi="Times New Roman" w:cs="Times New Roman"/>
          <w:sz w:val="22"/>
          <w:szCs w:val="22"/>
          <w:rPrChange w:id="310" w:author="Bird, Chris" w:date="2023-09-29T07:49:00Z">
            <w:rPr>
              <w:rFonts w:ascii="Times New Roman" w:hAnsi="Times New Roman" w:cs="Times New Roman"/>
              <w:sz w:val="20"/>
              <w:szCs w:val="20"/>
            </w:rPr>
          </w:rPrChange>
        </w:rPr>
        <w:t xml:space="preserve"> </w:t>
      </w:r>
      <w:r w:rsidR="006F455A" w:rsidRPr="00123830">
        <w:rPr>
          <w:rFonts w:ascii="Times New Roman" w:hAnsi="Times New Roman" w:cs="Times New Roman"/>
          <w:sz w:val="22"/>
          <w:szCs w:val="22"/>
          <w:rPrChange w:id="311" w:author="Bird, Chris" w:date="2023-09-29T07:49:00Z">
            <w:rPr>
              <w:rFonts w:ascii="Times New Roman" w:hAnsi="Times New Roman" w:cs="Times New Roman"/>
              <w:sz w:val="20"/>
              <w:szCs w:val="20"/>
            </w:rPr>
          </w:rPrChange>
        </w:rPr>
        <w:t xml:space="preserve">Historically, </w:t>
      </w:r>
      <w:r w:rsidR="006344B1" w:rsidRPr="00123830">
        <w:rPr>
          <w:rFonts w:ascii="Times New Roman" w:hAnsi="Times New Roman" w:cs="Times New Roman"/>
          <w:sz w:val="22"/>
          <w:szCs w:val="22"/>
          <w:rPrChange w:id="312" w:author="Bird, Chris" w:date="2023-09-29T07:49:00Z">
            <w:rPr>
              <w:rFonts w:ascii="Times New Roman" w:hAnsi="Times New Roman" w:cs="Times New Roman"/>
              <w:sz w:val="20"/>
              <w:szCs w:val="20"/>
            </w:rPr>
          </w:rPrChange>
        </w:rPr>
        <w:t>extracting</w:t>
      </w:r>
      <w:r w:rsidR="006F455A" w:rsidRPr="00123830">
        <w:rPr>
          <w:rFonts w:ascii="Times New Roman" w:hAnsi="Times New Roman" w:cs="Times New Roman"/>
          <w:sz w:val="22"/>
          <w:szCs w:val="22"/>
          <w:rPrChange w:id="313" w:author="Bird, Chris" w:date="2023-09-29T07:49:00Z">
            <w:rPr>
              <w:rFonts w:ascii="Times New Roman" w:hAnsi="Times New Roman" w:cs="Times New Roman"/>
              <w:sz w:val="20"/>
              <w:szCs w:val="20"/>
            </w:rPr>
          </w:rPrChange>
        </w:rPr>
        <w:t xml:space="preserve"> DNA has been of great difficulty because of the low yield, </w:t>
      </w:r>
      <w:r w:rsidR="00C35D31" w:rsidRPr="00123830">
        <w:rPr>
          <w:rFonts w:ascii="Times New Roman" w:hAnsi="Times New Roman" w:cs="Times New Roman"/>
          <w:sz w:val="22"/>
          <w:szCs w:val="22"/>
          <w:rPrChange w:id="314" w:author="Bird, Chris" w:date="2023-09-29T07:49:00Z">
            <w:rPr>
              <w:rFonts w:ascii="Times New Roman" w:hAnsi="Times New Roman" w:cs="Times New Roman"/>
              <w:sz w:val="20"/>
              <w:szCs w:val="20"/>
            </w:rPr>
          </w:rPrChange>
        </w:rPr>
        <w:t>constrained</w:t>
      </w:r>
      <w:r w:rsidR="006F455A" w:rsidRPr="00123830">
        <w:rPr>
          <w:rFonts w:ascii="Times New Roman" w:hAnsi="Times New Roman" w:cs="Times New Roman"/>
          <w:sz w:val="22"/>
          <w:szCs w:val="22"/>
          <w:rPrChange w:id="315" w:author="Bird, Chris" w:date="2023-09-29T07:49:00Z">
            <w:rPr>
              <w:rFonts w:ascii="Times New Roman" w:hAnsi="Times New Roman" w:cs="Times New Roman"/>
              <w:sz w:val="20"/>
              <w:szCs w:val="20"/>
            </w:rPr>
          </w:rPrChange>
        </w:rPr>
        <w:t xml:space="preserve"> genetic diversity, and </w:t>
      </w:r>
      <w:r w:rsidR="00E90ACA" w:rsidRPr="00123830">
        <w:rPr>
          <w:rFonts w:ascii="Times New Roman" w:hAnsi="Times New Roman" w:cs="Times New Roman"/>
          <w:sz w:val="22"/>
          <w:szCs w:val="22"/>
          <w:rPrChange w:id="316" w:author="Bird, Chris" w:date="2023-09-29T07:49:00Z">
            <w:rPr>
              <w:rFonts w:ascii="Times New Roman" w:hAnsi="Times New Roman" w:cs="Times New Roman"/>
              <w:sz w:val="20"/>
              <w:szCs w:val="20"/>
            </w:rPr>
          </w:rPrChange>
        </w:rPr>
        <w:t>community of microorganisms living in</w:t>
      </w:r>
      <w:r w:rsidR="006344B1" w:rsidRPr="00123830">
        <w:rPr>
          <w:rFonts w:ascii="Times New Roman" w:hAnsi="Times New Roman" w:cs="Times New Roman"/>
          <w:sz w:val="22"/>
          <w:szCs w:val="22"/>
          <w:rPrChange w:id="317" w:author="Bird, Chris" w:date="2023-09-29T07:49:00Z">
            <w:rPr>
              <w:rFonts w:ascii="Times New Roman" w:hAnsi="Times New Roman" w:cs="Times New Roman"/>
              <w:sz w:val="20"/>
              <w:szCs w:val="20"/>
            </w:rPr>
          </w:rPrChange>
        </w:rPr>
        <w:t xml:space="preserve"> close</w:t>
      </w:r>
      <w:r w:rsidR="00E90ACA" w:rsidRPr="00123830">
        <w:rPr>
          <w:rFonts w:ascii="Times New Roman" w:hAnsi="Times New Roman" w:cs="Times New Roman"/>
          <w:sz w:val="22"/>
          <w:szCs w:val="22"/>
          <w:rPrChange w:id="318" w:author="Bird, Chris" w:date="2023-09-29T07:49:00Z">
            <w:rPr>
              <w:rFonts w:ascii="Times New Roman" w:hAnsi="Times New Roman" w:cs="Times New Roman"/>
              <w:sz w:val="20"/>
              <w:szCs w:val="20"/>
            </w:rPr>
          </w:rPrChange>
        </w:rPr>
        <w:t xml:space="preserve"> association with coral</w:t>
      </w:r>
      <w:r w:rsidR="006C5053" w:rsidRPr="00123830">
        <w:rPr>
          <w:rFonts w:ascii="Times New Roman" w:hAnsi="Times New Roman" w:cs="Times New Roman"/>
          <w:sz w:val="22"/>
          <w:szCs w:val="22"/>
          <w:rPrChange w:id="319" w:author="Bird, Chris" w:date="2023-09-29T07:49:00Z">
            <w:rPr>
              <w:rFonts w:ascii="Times New Roman" w:hAnsi="Times New Roman" w:cs="Times New Roman"/>
              <w:sz w:val="20"/>
              <w:szCs w:val="20"/>
            </w:rPr>
          </w:rPrChange>
        </w:rPr>
        <w:t xml:space="preserve"> (</w:t>
      </w:r>
      <w:r w:rsidR="007D61EA" w:rsidRPr="00123830">
        <w:rPr>
          <w:rFonts w:ascii="Times New Roman" w:hAnsi="Times New Roman" w:cs="Times New Roman"/>
          <w:sz w:val="22"/>
          <w:szCs w:val="22"/>
          <w:rPrChange w:id="320" w:author="Bird, Chris" w:date="2023-09-29T07:49:00Z">
            <w:rPr>
              <w:rFonts w:ascii="Times New Roman" w:hAnsi="Times New Roman" w:cs="Times New Roman"/>
              <w:sz w:val="20"/>
              <w:szCs w:val="20"/>
            </w:rPr>
          </w:rPrChange>
        </w:rPr>
        <w:t>Thompson et al., 2015</w:t>
      </w:r>
      <w:r w:rsidR="006C5053" w:rsidRPr="00123830">
        <w:rPr>
          <w:rFonts w:ascii="Times New Roman" w:hAnsi="Times New Roman" w:cs="Times New Roman"/>
          <w:sz w:val="22"/>
          <w:szCs w:val="22"/>
          <w:rPrChange w:id="321" w:author="Bird, Chris" w:date="2023-09-29T07:49:00Z">
            <w:rPr>
              <w:rFonts w:ascii="Times New Roman" w:hAnsi="Times New Roman" w:cs="Times New Roman"/>
              <w:sz w:val="20"/>
              <w:szCs w:val="20"/>
            </w:rPr>
          </w:rPrChange>
        </w:rPr>
        <w:t>).</w:t>
      </w:r>
      <w:r w:rsidR="00C5600A" w:rsidRPr="00123830">
        <w:rPr>
          <w:rFonts w:ascii="Times New Roman" w:hAnsi="Times New Roman" w:cs="Times New Roman"/>
          <w:sz w:val="22"/>
          <w:szCs w:val="22"/>
          <w:rPrChange w:id="322" w:author="Bird, Chris" w:date="2023-09-29T07:49:00Z">
            <w:rPr>
              <w:rFonts w:ascii="Times New Roman" w:hAnsi="Times New Roman" w:cs="Times New Roman"/>
              <w:sz w:val="20"/>
              <w:szCs w:val="20"/>
            </w:rPr>
          </w:rPrChange>
        </w:rPr>
        <w:t xml:space="preserve"> </w:t>
      </w:r>
      <w:r w:rsidR="00A50663" w:rsidRPr="00123830">
        <w:rPr>
          <w:rFonts w:ascii="Times New Roman" w:hAnsi="Times New Roman" w:cs="Times New Roman"/>
          <w:sz w:val="22"/>
          <w:szCs w:val="22"/>
          <w:rPrChange w:id="323" w:author="Bird, Chris" w:date="2023-09-29T07:49:00Z">
            <w:rPr>
              <w:rFonts w:ascii="Times New Roman" w:hAnsi="Times New Roman" w:cs="Times New Roman"/>
              <w:sz w:val="20"/>
              <w:szCs w:val="20"/>
            </w:rPr>
          </w:rPrChange>
        </w:rPr>
        <w:t>However,</w:t>
      </w:r>
      <w:r w:rsidR="00C46D19" w:rsidRPr="00123830">
        <w:rPr>
          <w:rFonts w:ascii="Times New Roman" w:hAnsi="Times New Roman" w:cs="Times New Roman"/>
          <w:sz w:val="22"/>
          <w:szCs w:val="22"/>
          <w:rPrChange w:id="324" w:author="Bird, Chris" w:date="2023-09-29T07:49:00Z">
            <w:rPr>
              <w:rFonts w:ascii="Times New Roman" w:hAnsi="Times New Roman" w:cs="Times New Roman"/>
              <w:sz w:val="20"/>
              <w:szCs w:val="20"/>
            </w:rPr>
          </w:rPrChange>
        </w:rPr>
        <w:t xml:space="preserve"> I</w:t>
      </w:r>
      <w:r w:rsidR="006C5053" w:rsidRPr="00123830">
        <w:rPr>
          <w:rFonts w:ascii="Times New Roman" w:hAnsi="Times New Roman" w:cs="Times New Roman"/>
          <w:sz w:val="22"/>
          <w:szCs w:val="22"/>
          <w:rPrChange w:id="325" w:author="Bird, Chris" w:date="2023-09-29T07:49:00Z">
            <w:rPr>
              <w:rFonts w:ascii="Times New Roman" w:hAnsi="Times New Roman" w:cs="Times New Roman"/>
              <w:sz w:val="20"/>
              <w:szCs w:val="20"/>
            </w:rPr>
          </w:rPrChange>
        </w:rPr>
        <w:t xml:space="preserve"> hypothesize that the </w:t>
      </w:r>
      <w:r w:rsidR="00D154B5" w:rsidRPr="00123830">
        <w:rPr>
          <w:rFonts w:ascii="Times New Roman" w:hAnsi="Times New Roman" w:cs="Times New Roman"/>
          <w:sz w:val="22"/>
          <w:szCs w:val="22"/>
          <w:rPrChange w:id="326" w:author="Bird, Chris" w:date="2023-09-29T07:49:00Z">
            <w:rPr>
              <w:rFonts w:ascii="Times New Roman" w:hAnsi="Times New Roman" w:cs="Times New Roman"/>
              <w:sz w:val="20"/>
              <w:szCs w:val="20"/>
            </w:rPr>
          </w:rPrChange>
        </w:rPr>
        <w:t xml:space="preserve">established </w:t>
      </w:r>
      <w:r w:rsidR="00F367CD" w:rsidRPr="00123830">
        <w:rPr>
          <w:rFonts w:ascii="Times New Roman" w:hAnsi="Times New Roman" w:cs="Times New Roman"/>
          <w:sz w:val="22"/>
          <w:szCs w:val="22"/>
          <w:rPrChange w:id="327" w:author="Bird, Chris" w:date="2023-09-29T07:49:00Z">
            <w:rPr>
              <w:rFonts w:ascii="Times New Roman" w:hAnsi="Times New Roman" w:cs="Times New Roman"/>
              <w:sz w:val="20"/>
              <w:szCs w:val="20"/>
            </w:rPr>
          </w:rPrChange>
        </w:rPr>
        <w:t>methods</w:t>
      </w:r>
      <w:r w:rsidR="007D002F" w:rsidRPr="00123830">
        <w:rPr>
          <w:rFonts w:ascii="Times New Roman" w:hAnsi="Times New Roman" w:cs="Times New Roman"/>
          <w:sz w:val="22"/>
          <w:szCs w:val="22"/>
          <w:rPrChange w:id="328" w:author="Bird, Chris" w:date="2023-09-29T07:49:00Z">
            <w:rPr>
              <w:rFonts w:ascii="Times New Roman" w:hAnsi="Times New Roman" w:cs="Times New Roman"/>
              <w:sz w:val="20"/>
              <w:szCs w:val="20"/>
            </w:rPr>
          </w:rPrChange>
        </w:rPr>
        <w:t xml:space="preserve"> described in (</w:t>
      </w:r>
      <w:r w:rsidR="00306C7D" w:rsidRPr="00123830">
        <w:rPr>
          <w:rFonts w:ascii="Times New Roman" w:hAnsi="Times New Roman" w:cs="Times New Roman"/>
          <w:sz w:val="22"/>
          <w:szCs w:val="22"/>
          <w:rPrChange w:id="329" w:author="Bird, Chris" w:date="2023-09-29T07:49:00Z">
            <w:rPr>
              <w:rFonts w:ascii="Times New Roman" w:hAnsi="Times New Roman" w:cs="Times New Roman"/>
              <w:sz w:val="20"/>
              <w:szCs w:val="20"/>
            </w:rPr>
          </w:rPrChange>
        </w:rPr>
        <w:t>Cartier et al., 2018</w:t>
      </w:r>
      <w:r w:rsidR="007D002F" w:rsidRPr="00123830">
        <w:rPr>
          <w:rFonts w:ascii="Times New Roman" w:hAnsi="Times New Roman" w:cs="Times New Roman"/>
          <w:sz w:val="22"/>
          <w:szCs w:val="22"/>
          <w:rPrChange w:id="330" w:author="Bird, Chris" w:date="2023-09-29T07:49:00Z">
            <w:rPr>
              <w:rFonts w:ascii="Times New Roman" w:hAnsi="Times New Roman" w:cs="Times New Roman"/>
              <w:sz w:val="20"/>
              <w:szCs w:val="20"/>
            </w:rPr>
          </w:rPrChange>
        </w:rPr>
        <w:t xml:space="preserve">) will </w:t>
      </w:r>
      <w:r w:rsidR="004A6C8C" w:rsidRPr="00123830">
        <w:rPr>
          <w:rFonts w:ascii="Times New Roman" w:hAnsi="Times New Roman" w:cs="Times New Roman"/>
          <w:sz w:val="22"/>
          <w:szCs w:val="22"/>
          <w:rPrChange w:id="331" w:author="Bird, Chris" w:date="2023-09-29T07:49:00Z">
            <w:rPr>
              <w:rFonts w:ascii="Times New Roman" w:hAnsi="Times New Roman" w:cs="Times New Roman"/>
              <w:sz w:val="20"/>
              <w:szCs w:val="20"/>
            </w:rPr>
          </w:rPrChange>
        </w:rPr>
        <w:t>yield</w:t>
      </w:r>
      <w:r w:rsidR="00D57EAC" w:rsidRPr="00123830">
        <w:rPr>
          <w:rFonts w:ascii="Times New Roman" w:hAnsi="Times New Roman" w:cs="Times New Roman"/>
          <w:sz w:val="22"/>
          <w:szCs w:val="22"/>
          <w:rPrChange w:id="332" w:author="Bird, Chris" w:date="2023-09-29T07:49:00Z">
            <w:rPr>
              <w:rFonts w:ascii="Times New Roman" w:hAnsi="Times New Roman" w:cs="Times New Roman"/>
              <w:sz w:val="20"/>
              <w:szCs w:val="20"/>
            </w:rPr>
          </w:rPrChange>
        </w:rPr>
        <w:t xml:space="preserve"> sufficient amounts of DNA</w:t>
      </w:r>
      <w:r w:rsidR="004A6C8C" w:rsidRPr="00123830">
        <w:rPr>
          <w:rFonts w:ascii="Times New Roman" w:hAnsi="Times New Roman" w:cs="Times New Roman"/>
          <w:sz w:val="22"/>
          <w:szCs w:val="22"/>
          <w:rPrChange w:id="333" w:author="Bird, Chris" w:date="2023-09-29T07:49:00Z">
            <w:rPr>
              <w:rFonts w:ascii="Times New Roman" w:hAnsi="Times New Roman" w:cs="Times New Roman"/>
              <w:sz w:val="20"/>
              <w:szCs w:val="20"/>
            </w:rPr>
          </w:rPrChange>
        </w:rPr>
        <w:t xml:space="preserve"> </w:t>
      </w:r>
      <w:r w:rsidR="00D57EAC" w:rsidRPr="00123830">
        <w:rPr>
          <w:rFonts w:ascii="Times New Roman" w:hAnsi="Times New Roman" w:cs="Times New Roman"/>
          <w:sz w:val="22"/>
          <w:szCs w:val="22"/>
          <w:rPrChange w:id="334" w:author="Bird, Chris" w:date="2023-09-29T07:49:00Z">
            <w:rPr>
              <w:rFonts w:ascii="Times New Roman" w:hAnsi="Times New Roman" w:cs="Times New Roman"/>
              <w:sz w:val="20"/>
              <w:szCs w:val="20"/>
            </w:rPr>
          </w:rPrChange>
        </w:rPr>
        <w:t xml:space="preserve">for downstream sequencing of our </w:t>
      </w:r>
      <w:r w:rsidR="00D80433" w:rsidRPr="00123830">
        <w:rPr>
          <w:rFonts w:ascii="Times New Roman" w:hAnsi="Times New Roman" w:cs="Times New Roman"/>
          <w:sz w:val="22"/>
          <w:szCs w:val="22"/>
          <w:rPrChange w:id="335" w:author="Bird, Chris" w:date="2023-09-29T07:49:00Z">
            <w:rPr>
              <w:rFonts w:ascii="Times New Roman" w:hAnsi="Times New Roman" w:cs="Times New Roman"/>
              <w:sz w:val="20"/>
              <w:szCs w:val="20"/>
            </w:rPr>
          </w:rPrChange>
        </w:rPr>
        <w:t xml:space="preserve">coral </w:t>
      </w:r>
      <w:del w:id="336" w:author="Garza, Joseph" w:date="2023-09-29T20:34:00Z">
        <w:r w:rsidR="00D80433" w:rsidRPr="00123830" w:rsidDel="001426B7">
          <w:rPr>
            <w:rFonts w:ascii="Times New Roman" w:hAnsi="Times New Roman" w:cs="Times New Roman"/>
            <w:sz w:val="22"/>
            <w:szCs w:val="22"/>
            <w:rPrChange w:id="337" w:author="Bird, Chris" w:date="2023-09-29T07:49:00Z">
              <w:rPr>
                <w:rFonts w:ascii="Times New Roman" w:hAnsi="Times New Roman" w:cs="Times New Roman"/>
                <w:sz w:val="20"/>
                <w:szCs w:val="20"/>
              </w:rPr>
            </w:rPrChange>
          </w:rPr>
          <w:delText>samples</w:delText>
        </w:r>
      </w:del>
      <w:ins w:id="338" w:author="Garza, Joseph" w:date="2023-09-29T20:34:00Z">
        <w:r w:rsidR="001426B7">
          <w:rPr>
            <w:rFonts w:ascii="Times New Roman" w:hAnsi="Times New Roman" w:cs="Times New Roman"/>
            <w:sz w:val="22"/>
            <w:szCs w:val="22"/>
          </w:rPr>
          <w:t>specimens</w:t>
        </w:r>
      </w:ins>
      <w:r w:rsidR="00880559" w:rsidRPr="00123830">
        <w:rPr>
          <w:rFonts w:ascii="Times New Roman" w:hAnsi="Times New Roman" w:cs="Times New Roman"/>
          <w:sz w:val="22"/>
          <w:szCs w:val="22"/>
          <w:rPrChange w:id="339" w:author="Bird, Chris" w:date="2023-09-29T07:49:00Z">
            <w:rPr>
              <w:rFonts w:ascii="Times New Roman" w:hAnsi="Times New Roman" w:cs="Times New Roman"/>
              <w:sz w:val="20"/>
              <w:szCs w:val="20"/>
            </w:rPr>
          </w:rPrChange>
        </w:rPr>
        <w:t>. The</w:t>
      </w:r>
      <w:r w:rsidR="00CB5D21" w:rsidRPr="00123830">
        <w:rPr>
          <w:rFonts w:ascii="Times New Roman" w:hAnsi="Times New Roman" w:cs="Times New Roman"/>
          <w:sz w:val="22"/>
          <w:szCs w:val="22"/>
          <w:rPrChange w:id="340" w:author="Bird, Chris" w:date="2023-09-29T07:49:00Z">
            <w:rPr>
              <w:rFonts w:ascii="Times New Roman" w:hAnsi="Times New Roman" w:cs="Times New Roman"/>
              <w:sz w:val="20"/>
              <w:szCs w:val="20"/>
            </w:rPr>
          </w:rPrChange>
        </w:rPr>
        <w:t>se</w:t>
      </w:r>
      <w:r w:rsidR="00880559" w:rsidRPr="00123830">
        <w:rPr>
          <w:rFonts w:ascii="Times New Roman" w:hAnsi="Times New Roman" w:cs="Times New Roman"/>
          <w:sz w:val="22"/>
          <w:szCs w:val="22"/>
          <w:rPrChange w:id="341" w:author="Bird, Chris" w:date="2023-09-29T07:49:00Z">
            <w:rPr>
              <w:rFonts w:ascii="Times New Roman" w:hAnsi="Times New Roman" w:cs="Times New Roman"/>
              <w:sz w:val="20"/>
              <w:szCs w:val="20"/>
            </w:rPr>
          </w:rPrChange>
        </w:rPr>
        <w:t xml:space="preserve"> 87 coral </w:t>
      </w:r>
      <w:r w:rsidR="00CB5D21" w:rsidRPr="00123830">
        <w:rPr>
          <w:rFonts w:ascii="Times New Roman" w:hAnsi="Times New Roman" w:cs="Times New Roman"/>
          <w:sz w:val="22"/>
          <w:szCs w:val="22"/>
          <w:rPrChange w:id="342" w:author="Bird, Chris" w:date="2023-09-29T07:49:00Z">
            <w:rPr>
              <w:rFonts w:ascii="Times New Roman" w:hAnsi="Times New Roman" w:cs="Times New Roman"/>
              <w:sz w:val="20"/>
              <w:szCs w:val="20"/>
            </w:rPr>
          </w:rPrChange>
        </w:rPr>
        <w:t>skeletons</w:t>
      </w:r>
      <w:r w:rsidR="00F83FA3" w:rsidRPr="00123830">
        <w:rPr>
          <w:rFonts w:ascii="Times New Roman" w:hAnsi="Times New Roman" w:cs="Times New Roman"/>
          <w:sz w:val="22"/>
          <w:szCs w:val="22"/>
          <w:rPrChange w:id="343" w:author="Bird, Chris" w:date="2023-09-29T07:49:00Z">
            <w:rPr>
              <w:rFonts w:ascii="Times New Roman" w:hAnsi="Times New Roman" w:cs="Times New Roman"/>
              <w:sz w:val="20"/>
              <w:szCs w:val="20"/>
            </w:rPr>
          </w:rPrChange>
        </w:rPr>
        <w:t xml:space="preserve"> are significant because they were collected from islands </w:t>
      </w:r>
      <w:r w:rsidR="00D35E86" w:rsidRPr="00123830">
        <w:rPr>
          <w:rFonts w:ascii="Times New Roman" w:hAnsi="Times New Roman" w:cs="Times New Roman"/>
          <w:sz w:val="22"/>
          <w:szCs w:val="22"/>
          <w:rPrChange w:id="344" w:author="Bird, Chris" w:date="2023-09-29T07:49:00Z">
            <w:rPr>
              <w:rFonts w:ascii="Times New Roman" w:hAnsi="Times New Roman" w:cs="Times New Roman"/>
              <w:sz w:val="20"/>
              <w:szCs w:val="20"/>
            </w:rPr>
          </w:rPrChange>
        </w:rPr>
        <w:t>spanning</w:t>
      </w:r>
      <w:r w:rsidR="00F83FA3" w:rsidRPr="00123830">
        <w:rPr>
          <w:rFonts w:ascii="Times New Roman" w:hAnsi="Times New Roman" w:cs="Times New Roman"/>
          <w:sz w:val="22"/>
          <w:szCs w:val="22"/>
          <w:rPrChange w:id="345" w:author="Bird, Chris" w:date="2023-09-29T07:49:00Z">
            <w:rPr>
              <w:rFonts w:ascii="Times New Roman" w:hAnsi="Times New Roman" w:cs="Times New Roman"/>
              <w:sz w:val="20"/>
              <w:szCs w:val="20"/>
            </w:rPr>
          </w:rPrChange>
        </w:rPr>
        <w:t xml:space="preserve"> the </w:t>
      </w:r>
      <w:r w:rsidR="00E05374" w:rsidRPr="00123830">
        <w:rPr>
          <w:rFonts w:ascii="Times New Roman" w:hAnsi="Times New Roman" w:cs="Times New Roman"/>
          <w:sz w:val="22"/>
          <w:szCs w:val="22"/>
          <w:rPrChange w:id="346" w:author="Bird, Chris" w:date="2023-09-29T07:49:00Z">
            <w:rPr>
              <w:rFonts w:ascii="Times New Roman" w:hAnsi="Times New Roman" w:cs="Times New Roman"/>
              <w:sz w:val="20"/>
              <w:szCs w:val="20"/>
            </w:rPr>
          </w:rPrChange>
        </w:rPr>
        <w:t>S</w:t>
      </w:r>
      <w:r w:rsidR="00F83FA3" w:rsidRPr="00123830">
        <w:rPr>
          <w:rFonts w:ascii="Times New Roman" w:hAnsi="Times New Roman" w:cs="Times New Roman"/>
          <w:sz w:val="22"/>
          <w:szCs w:val="22"/>
          <w:rPrChange w:id="347" w:author="Bird, Chris" w:date="2023-09-29T07:49:00Z">
            <w:rPr>
              <w:rFonts w:ascii="Times New Roman" w:hAnsi="Times New Roman" w:cs="Times New Roman"/>
              <w:sz w:val="20"/>
              <w:szCs w:val="20"/>
            </w:rPr>
          </w:rPrChange>
        </w:rPr>
        <w:t>outh</w:t>
      </w:r>
      <w:r w:rsidR="00DA5C13" w:rsidRPr="00123830">
        <w:rPr>
          <w:rFonts w:ascii="Times New Roman" w:hAnsi="Times New Roman" w:cs="Times New Roman"/>
          <w:sz w:val="22"/>
          <w:szCs w:val="22"/>
          <w:rPrChange w:id="348" w:author="Bird, Chris" w:date="2023-09-29T07:49:00Z">
            <w:rPr>
              <w:rFonts w:ascii="Times New Roman" w:hAnsi="Times New Roman" w:cs="Times New Roman"/>
              <w:sz w:val="20"/>
              <w:szCs w:val="20"/>
            </w:rPr>
          </w:rPrChange>
        </w:rPr>
        <w:t xml:space="preserve"> Pacific ranging from the Marshal Islands to </w:t>
      </w:r>
      <w:r w:rsidR="001F2C61" w:rsidRPr="00123830">
        <w:rPr>
          <w:rFonts w:ascii="Times New Roman" w:hAnsi="Times New Roman" w:cs="Times New Roman"/>
          <w:sz w:val="22"/>
          <w:szCs w:val="22"/>
          <w:rPrChange w:id="349" w:author="Bird, Chris" w:date="2023-09-29T07:49:00Z">
            <w:rPr>
              <w:rFonts w:ascii="Times New Roman" w:hAnsi="Times New Roman" w:cs="Times New Roman"/>
              <w:sz w:val="20"/>
              <w:szCs w:val="20"/>
            </w:rPr>
          </w:rPrChange>
        </w:rPr>
        <w:t xml:space="preserve">Tutuila Island, American Samoa. </w:t>
      </w:r>
      <w:r w:rsidR="000353B6" w:rsidRPr="00123830">
        <w:rPr>
          <w:rFonts w:ascii="Times New Roman" w:hAnsi="Times New Roman" w:cs="Times New Roman"/>
          <w:sz w:val="22"/>
          <w:szCs w:val="22"/>
          <w:rPrChange w:id="350" w:author="Bird, Chris" w:date="2023-09-29T07:49:00Z">
            <w:rPr>
              <w:rFonts w:ascii="Times New Roman" w:hAnsi="Times New Roman" w:cs="Times New Roman"/>
              <w:sz w:val="20"/>
              <w:szCs w:val="20"/>
            </w:rPr>
          </w:rPrChange>
        </w:rPr>
        <w:t xml:space="preserve">The majority of the samples were collected </w:t>
      </w:r>
      <w:r w:rsidR="00D1174A" w:rsidRPr="00123830">
        <w:rPr>
          <w:rFonts w:ascii="Times New Roman" w:hAnsi="Times New Roman" w:cs="Times New Roman"/>
          <w:sz w:val="22"/>
          <w:szCs w:val="22"/>
          <w:rPrChange w:id="351" w:author="Bird, Chris" w:date="2023-09-29T07:49:00Z">
            <w:rPr>
              <w:rFonts w:ascii="Times New Roman" w:hAnsi="Times New Roman" w:cs="Times New Roman"/>
              <w:sz w:val="20"/>
              <w:szCs w:val="20"/>
            </w:rPr>
          </w:rPrChange>
        </w:rPr>
        <w:t>from Kwajalein Atoll</w:t>
      </w:r>
      <w:r w:rsidR="002350FA" w:rsidRPr="00123830">
        <w:rPr>
          <w:rFonts w:ascii="Times New Roman" w:hAnsi="Times New Roman" w:cs="Times New Roman"/>
          <w:sz w:val="22"/>
          <w:szCs w:val="22"/>
          <w:rPrChange w:id="352" w:author="Bird, Chris" w:date="2023-09-29T07:49:00Z">
            <w:rPr>
              <w:rFonts w:ascii="Times New Roman" w:hAnsi="Times New Roman" w:cs="Times New Roman"/>
              <w:sz w:val="20"/>
              <w:szCs w:val="20"/>
            </w:rPr>
          </w:rPrChange>
        </w:rPr>
        <w:t xml:space="preserve"> (Fig. 1)</w:t>
      </w:r>
      <w:r w:rsidR="009B22B8" w:rsidRPr="00123830">
        <w:rPr>
          <w:rFonts w:ascii="Times New Roman" w:hAnsi="Times New Roman" w:cs="Times New Roman"/>
          <w:sz w:val="22"/>
          <w:szCs w:val="22"/>
          <w:rPrChange w:id="353" w:author="Bird, Chris" w:date="2023-09-29T07:49:00Z">
            <w:rPr>
              <w:rFonts w:ascii="Times New Roman" w:hAnsi="Times New Roman" w:cs="Times New Roman"/>
              <w:sz w:val="20"/>
              <w:szCs w:val="20"/>
            </w:rPr>
          </w:rPrChange>
        </w:rPr>
        <w:t>,</w:t>
      </w:r>
      <w:r w:rsidR="0039797E" w:rsidRPr="00123830">
        <w:rPr>
          <w:rFonts w:ascii="Times New Roman" w:hAnsi="Times New Roman" w:cs="Times New Roman"/>
          <w:sz w:val="22"/>
          <w:szCs w:val="22"/>
          <w:rPrChange w:id="354" w:author="Bird, Chris" w:date="2023-09-29T07:49:00Z">
            <w:rPr>
              <w:rFonts w:ascii="Times New Roman" w:hAnsi="Times New Roman" w:cs="Times New Roman"/>
              <w:sz w:val="20"/>
              <w:szCs w:val="20"/>
            </w:rPr>
          </w:rPrChange>
        </w:rPr>
        <w:t xml:space="preserve"> which serves as </w:t>
      </w:r>
      <w:r w:rsidR="003C4F44" w:rsidRPr="00123830">
        <w:rPr>
          <w:rFonts w:ascii="Times New Roman" w:hAnsi="Times New Roman" w:cs="Times New Roman"/>
          <w:sz w:val="22"/>
          <w:szCs w:val="22"/>
          <w:rPrChange w:id="355" w:author="Bird, Chris" w:date="2023-09-29T07:49:00Z">
            <w:rPr>
              <w:rFonts w:ascii="Times New Roman" w:hAnsi="Times New Roman" w:cs="Times New Roman"/>
              <w:sz w:val="20"/>
              <w:szCs w:val="20"/>
            </w:rPr>
          </w:rPrChange>
        </w:rPr>
        <w:t xml:space="preserve">a </w:t>
      </w:r>
      <w:r w:rsidR="001A0AFD" w:rsidRPr="00123830">
        <w:rPr>
          <w:rFonts w:ascii="Times New Roman" w:hAnsi="Times New Roman" w:cs="Times New Roman"/>
          <w:sz w:val="22"/>
          <w:szCs w:val="22"/>
          <w:rPrChange w:id="356" w:author="Bird, Chris" w:date="2023-09-29T07:49:00Z">
            <w:rPr>
              <w:rFonts w:ascii="Times New Roman" w:hAnsi="Times New Roman" w:cs="Times New Roman"/>
              <w:sz w:val="20"/>
              <w:szCs w:val="20"/>
            </w:rPr>
          </w:rPrChange>
        </w:rPr>
        <w:t xml:space="preserve">unique and </w:t>
      </w:r>
      <w:r w:rsidR="003C4F44" w:rsidRPr="00123830">
        <w:rPr>
          <w:rFonts w:ascii="Times New Roman" w:hAnsi="Times New Roman" w:cs="Times New Roman"/>
          <w:sz w:val="22"/>
          <w:szCs w:val="22"/>
          <w:rPrChange w:id="357" w:author="Bird, Chris" w:date="2023-09-29T07:49:00Z">
            <w:rPr>
              <w:rFonts w:ascii="Times New Roman" w:hAnsi="Times New Roman" w:cs="Times New Roman"/>
              <w:sz w:val="20"/>
              <w:szCs w:val="20"/>
            </w:rPr>
          </w:rPrChange>
        </w:rPr>
        <w:t>pr</w:t>
      </w:r>
      <w:r w:rsidR="009B22B8" w:rsidRPr="00123830">
        <w:rPr>
          <w:rFonts w:ascii="Times New Roman" w:hAnsi="Times New Roman" w:cs="Times New Roman"/>
          <w:sz w:val="22"/>
          <w:szCs w:val="22"/>
          <w:rPrChange w:id="358" w:author="Bird, Chris" w:date="2023-09-29T07:49:00Z">
            <w:rPr>
              <w:rFonts w:ascii="Times New Roman" w:hAnsi="Times New Roman" w:cs="Times New Roman"/>
              <w:sz w:val="20"/>
              <w:szCs w:val="20"/>
            </w:rPr>
          </w:rPrChange>
        </w:rPr>
        <w:t>istine environment</w:t>
      </w:r>
      <w:r w:rsidR="001A0AFD" w:rsidRPr="00123830">
        <w:rPr>
          <w:rFonts w:ascii="Times New Roman" w:hAnsi="Times New Roman" w:cs="Times New Roman"/>
          <w:sz w:val="22"/>
          <w:szCs w:val="22"/>
          <w:rPrChange w:id="359" w:author="Bird, Chris" w:date="2023-09-29T07:49:00Z">
            <w:rPr>
              <w:rFonts w:ascii="Times New Roman" w:hAnsi="Times New Roman" w:cs="Times New Roman"/>
              <w:sz w:val="20"/>
              <w:szCs w:val="20"/>
            </w:rPr>
          </w:rPrChange>
        </w:rPr>
        <w:t xml:space="preserve"> in whereby research can be conducted on a habitat that has been minimally touched. </w:t>
      </w:r>
      <w:r w:rsidR="00E05374" w:rsidRPr="00123830">
        <w:rPr>
          <w:rFonts w:ascii="Times New Roman" w:hAnsi="Times New Roman" w:cs="Times New Roman"/>
          <w:sz w:val="22"/>
          <w:szCs w:val="22"/>
          <w:rPrChange w:id="360" w:author="Bird, Chris" w:date="2023-09-29T07:49:00Z">
            <w:rPr>
              <w:rFonts w:ascii="Times New Roman" w:hAnsi="Times New Roman" w:cs="Times New Roman"/>
              <w:sz w:val="20"/>
              <w:szCs w:val="20"/>
            </w:rPr>
          </w:rPrChange>
        </w:rPr>
        <w:t>This project</w:t>
      </w:r>
      <w:r w:rsidR="000A1BBE" w:rsidRPr="00123830">
        <w:rPr>
          <w:rFonts w:ascii="Times New Roman" w:hAnsi="Times New Roman" w:cs="Times New Roman"/>
          <w:sz w:val="22"/>
          <w:szCs w:val="22"/>
          <w:rPrChange w:id="361" w:author="Bird, Chris" w:date="2023-09-29T07:49:00Z">
            <w:rPr>
              <w:rFonts w:ascii="Times New Roman" w:hAnsi="Times New Roman" w:cs="Times New Roman"/>
              <w:sz w:val="20"/>
              <w:szCs w:val="20"/>
            </w:rPr>
          </w:rPrChange>
        </w:rPr>
        <w:t xml:space="preserve"> seeks to test and develop </w:t>
      </w:r>
      <w:r w:rsidR="00AC54CE" w:rsidRPr="00123830">
        <w:rPr>
          <w:rFonts w:ascii="Times New Roman" w:hAnsi="Times New Roman" w:cs="Times New Roman"/>
          <w:sz w:val="22"/>
          <w:szCs w:val="22"/>
          <w:rPrChange w:id="362" w:author="Bird, Chris" w:date="2023-09-29T07:49:00Z">
            <w:rPr>
              <w:rFonts w:ascii="Times New Roman" w:hAnsi="Times New Roman" w:cs="Times New Roman"/>
              <w:sz w:val="20"/>
              <w:szCs w:val="20"/>
            </w:rPr>
          </w:rPrChange>
        </w:rPr>
        <w:t>laboratory techniques to isolate and sequence DNA from</w:t>
      </w:r>
      <w:r w:rsidR="009F7477" w:rsidRPr="00123830">
        <w:rPr>
          <w:rFonts w:ascii="Times New Roman" w:hAnsi="Times New Roman" w:cs="Times New Roman"/>
          <w:sz w:val="22"/>
          <w:szCs w:val="22"/>
          <w:rPrChange w:id="363" w:author="Bird, Chris" w:date="2023-09-29T07:49:00Z">
            <w:rPr>
              <w:rFonts w:ascii="Times New Roman" w:hAnsi="Times New Roman" w:cs="Times New Roman"/>
              <w:sz w:val="20"/>
              <w:szCs w:val="20"/>
            </w:rPr>
          </w:rPrChange>
        </w:rPr>
        <w:t xml:space="preserve"> previously</w:t>
      </w:r>
      <w:r w:rsidR="009E7682" w:rsidRPr="00123830">
        <w:rPr>
          <w:rFonts w:ascii="Times New Roman" w:hAnsi="Times New Roman" w:cs="Times New Roman"/>
          <w:sz w:val="22"/>
          <w:szCs w:val="22"/>
          <w:rPrChange w:id="364" w:author="Bird, Chris" w:date="2023-09-29T07:49:00Z">
            <w:rPr>
              <w:rFonts w:ascii="Times New Roman" w:hAnsi="Times New Roman" w:cs="Times New Roman"/>
              <w:sz w:val="20"/>
              <w:szCs w:val="20"/>
            </w:rPr>
          </w:rPrChange>
        </w:rPr>
        <w:t xml:space="preserve"> </w:t>
      </w:r>
      <w:r w:rsidR="00FA4305" w:rsidRPr="00123830">
        <w:rPr>
          <w:rFonts w:ascii="Times New Roman" w:hAnsi="Times New Roman" w:cs="Times New Roman"/>
          <w:sz w:val="22"/>
          <w:szCs w:val="22"/>
          <w:rPrChange w:id="365" w:author="Bird, Chris" w:date="2023-09-29T07:49:00Z">
            <w:rPr>
              <w:rFonts w:ascii="Times New Roman" w:hAnsi="Times New Roman" w:cs="Times New Roman"/>
              <w:sz w:val="20"/>
              <w:szCs w:val="20"/>
            </w:rPr>
          </w:rPrChange>
        </w:rPr>
        <w:t xml:space="preserve">processed </w:t>
      </w:r>
      <w:r w:rsidR="00AC54CE" w:rsidRPr="00123830">
        <w:rPr>
          <w:rFonts w:ascii="Times New Roman" w:hAnsi="Times New Roman" w:cs="Times New Roman"/>
          <w:sz w:val="22"/>
          <w:szCs w:val="22"/>
          <w:rPrChange w:id="366" w:author="Bird, Chris" w:date="2023-09-29T07:49:00Z">
            <w:rPr>
              <w:rFonts w:ascii="Times New Roman" w:hAnsi="Times New Roman" w:cs="Times New Roman"/>
              <w:sz w:val="20"/>
              <w:szCs w:val="20"/>
            </w:rPr>
          </w:rPrChange>
        </w:rPr>
        <w:t xml:space="preserve">coral skeletons taken from the South Pacific. </w:t>
      </w:r>
    </w:p>
    <w:p w14:paraId="622B849A" w14:textId="77777777" w:rsidR="0054160B" w:rsidRPr="00123830" w:rsidRDefault="0054160B">
      <w:pPr>
        <w:rPr>
          <w:rFonts w:ascii="Times New Roman" w:hAnsi="Times New Roman" w:cs="Times New Roman"/>
          <w:sz w:val="22"/>
          <w:szCs w:val="22"/>
          <w:rPrChange w:id="367" w:author="Bird, Chris" w:date="2023-09-29T07:49:00Z">
            <w:rPr>
              <w:rFonts w:ascii="Times New Roman" w:hAnsi="Times New Roman" w:cs="Times New Roman"/>
              <w:sz w:val="4"/>
              <w:szCs w:val="4"/>
            </w:rPr>
          </w:rPrChange>
        </w:rPr>
        <w:pPrChange w:id="368" w:author="Bird, Chris" w:date="2023-09-29T07:51:00Z">
          <w:pPr>
            <w:spacing w:line="276" w:lineRule="auto"/>
          </w:pPr>
        </w:pPrChange>
      </w:pPr>
    </w:p>
    <w:p w14:paraId="215D76C5" w14:textId="5081814D" w:rsidR="007620E6" w:rsidRPr="00123830" w:rsidRDefault="007620E6">
      <w:pPr>
        <w:rPr>
          <w:rFonts w:ascii="Times New Roman" w:hAnsi="Times New Roman" w:cs="Times New Roman"/>
          <w:sz w:val="22"/>
          <w:szCs w:val="22"/>
          <w:rPrChange w:id="369" w:author="Bird, Chris" w:date="2023-09-29T07:49:00Z">
            <w:rPr>
              <w:rFonts w:asciiTheme="majorHAnsi" w:hAnsiTheme="majorHAnsi" w:cstheme="majorHAnsi"/>
              <w:sz w:val="20"/>
              <w:szCs w:val="20"/>
            </w:rPr>
          </w:rPrChange>
        </w:rPr>
        <w:pPrChange w:id="370" w:author="Bird, Chris" w:date="2023-09-29T07:51:00Z">
          <w:pPr>
            <w:spacing w:line="276" w:lineRule="auto"/>
          </w:pPr>
        </w:pPrChange>
      </w:pPr>
    </w:p>
    <w:p w14:paraId="58DB34F8" w14:textId="4AB0B863" w:rsidR="0076168A" w:rsidRPr="00123830" w:rsidRDefault="00E12713">
      <w:pPr>
        <w:rPr>
          <w:rFonts w:ascii="Times New Roman" w:hAnsi="Times New Roman" w:cs="Times New Roman"/>
          <w:sz w:val="22"/>
          <w:szCs w:val="22"/>
          <w:rPrChange w:id="371" w:author="Bird, Chris" w:date="2023-09-29T07:49:00Z">
            <w:rPr>
              <w:rFonts w:asciiTheme="majorHAnsi" w:hAnsiTheme="majorHAnsi" w:cstheme="majorHAnsi"/>
              <w:sz w:val="20"/>
              <w:szCs w:val="20"/>
            </w:rPr>
          </w:rPrChange>
        </w:rPr>
        <w:pPrChange w:id="372" w:author="Bird, Chris" w:date="2023-09-29T07:51:00Z">
          <w:pPr>
            <w:spacing w:line="480" w:lineRule="auto"/>
          </w:pPr>
        </w:pPrChange>
      </w:pPr>
      <w:r w:rsidRPr="00123830">
        <w:rPr>
          <w:rFonts w:ascii="Times New Roman" w:hAnsi="Times New Roman" w:cs="Times New Roman"/>
          <w:sz w:val="22"/>
          <w:szCs w:val="22"/>
          <w:rPrChange w:id="373" w:author="Bird, Chris" w:date="2023-09-29T07:49:00Z">
            <w:rPr>
              <w:rFonts w:asciiTheme="majorHAnsi" w:hAnsiTheme="majorHAnsi" w:cstheme="majorHAnsi"/>
              <w:sz w:val="20"/>
              <w:szCs w:val="20"/>
            </w:rPr>
          </w:rPrChange>
        </w:rPr>
        <w:t xml:space="preserve"> </w:t>
      </w:r>
      <w:r w:rsidR="007620E6" w:rsidRPr="00123830">
        <w:rPr>
          <w:rFonts w:ascii="Times New Roman" w:hAnsi="Times New Roman" w:cs="Times New Roman"/>
          <w:sz w:val="22"/>
          <w:szCs w:val="22"/>
          <w:rPrChange w:id="374" w:author="Bird, Chris" w:date="2023-09-29T07:49:00Z">
            <w:rPr>
              <w:rFonts w:asciiTheme="majorHAnsi" w:hAnsiTheme="majorHAnsi" w:cstheme="majorHAnsi"/>
              <w:sz w:val="20"/>
              <w:szCs w:val="20"/>
            </w:rPr>
          </w:rPrChange>
        </w:rPr>
        <w:t xml:space="preserve"> </w:t>
      </w:r>
      <w:r w:rsidR="002962F9" w:rsidRPr="00123830">
        <w:rPr>
          <w:rFonts w:ascii="Times New Roman" w:hAnsi="Times New Roman" w:cs="Times New Roman"/>
          <w:noProof/>
          <w:sz w:val="22"/>
          <w:szCs w:val="22"/>
          <w:rPrChange w:id="375" w:author="Bird, Chris" w:date="2023-09-29T07:49:00Z">
            <w:rPr>
              <w:rFonts w:asciiTheme="majorHAnsi" w:hAnsiTheme="majorHAnsi" w:cstheme="majorHAnsi"/>
              <w:noProof/>
              <w:sz w:val="20"/>
              <w:szCs w:val="20"/>
            </w:rPr>
          </w:rPrChange>
        </w:rPr>
        <w:drawing>
          <wp:inline distT="0" distB="0" distL="0" distR="0" wp14:anchorId="5AAABC9D" wp14:editId="24496012">
            <wp:extent cx="2675467" cy="1875971"/>
            <wp:effectExtent l="0" t="0" r="4445" b="3810"/>
            <wp:docPr id="1258608590" name="Picture 2" descr="A map of a body of water with green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8590" name="Picture 2" descr="A map of a body of water with green poin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5902" cy="1946394"/>
                    </a:xfrm>
                    <a:prstGeom prst="rect">
                      <a:avLst/>
                    </a:prstGeom>
                  </pic:spPr>
                </pic:pic>
              </a:graphicData>
            </a:graphic>
          </wp:inline>
        </w:drawing>
      </w:r>
      <w:r w:rsidR="007620E6" w:rsidRPr="00123830">
        <w:rPr>
          <w:rFonts w:ascii="Times New Roman" w:hAnsi="Times New Roman" w:cs="Times New Roman"/>
          <w:sz w:val="22"/>
          <w:szCs w:val="22"/>
          <w:rPrChange w:id="376" w:author="Bird, Chris" w:date="2023-09-29T07:49:00Z">
            <w:rPr>
              <w:rFonts w:asciiTheme="majorHAnsi" w:hAnsiTheme="majorHAnsi" w:cstheme="majorHAnsi"/>
              <w:sz w:val="20"/>
              <w:szCs w:val="20"/>
            </w:rPr>
          </w:rPrChange>
        </w:rPr>
        <w:t xml:space="preserve">   </w:t>
      </w:r>
      <w:r w:rsidR="009A6A86" w:rsidRPr="00123830">
        <w:rPr>
          <w:rFonts w:ascii="Times New Roman" w:hAnsi="Times New Roman" w:cs="Times New Roman"/>
          <w:sz w:val="22"/>
          <w:szCs w:val="22"/>
          <w:rPrChange w:id="377" w:author="Bird, Chris" w:date="2023-09-29T07:49:00Z">
            <w:rPr>
              <w:rFonts w:asciiTheme="majorHAnsi" w:hAnsiTheme="majorHAnsi" w:cstheme="majorHAnsi"/>
              <w:sz w:val="20"/>
              <w:szCs w:val="20"/>
            </w:rPr>
          </w:rPrChange>
        </w:rPr>
        <w:t xml:space="preserve"> </w:t>
      </w:r>
      <w:r w:rsidR="002350FA" w:rsidRPr="00123830">
        <w:rPr>
          <w:rFonts w:ascii="Times New Roman" w:hAnsi="Times New Roman" w:cs="Times New Roman"/>
          <w:sz w:val="22"/>
          <w:szCs w:val="22"/>
          <w:rPrChange w:id="378" w:author="Bird, Chris" w:date="2023-09-29T07:49:00Z">
            <w:rPr>
              <w:rFonts w:asciiTheme="majorHAnsi" w:hAnsiTheme="majorHAnsi" w:cstheme="majorHAnsi"/>
              <w:sz w:val="20"/>
              <w:szCs w:val="20"/>
            </w:rPr>
          </w:rPrChange>
        </w:rPr>
        <w:t xml:space="preserve">  </w:t>
      </w:r>
      <w:r w:rsidR="007620E6" w:rsidRPr="00123830">
        <w:rPr>
          <w:rFonts w:ascii="Times New Roman" w:hAnsi="Times New Roman" w:cs="Times New Roman"/>
          <w:sz w:val="22"/>
          <w:szCs w:val="22"/>
          <w:rPrChange w:id="379" w:author="Bird, Chris" w:date="2023-09-29T07:49:00Z">
            <w:rPr>
              <w:rFonts w:asciiTheme="majorHAnsi" w:hAnsiTheme="majorHAnsi" w:cstheme="majorHAnsi"/>
              <w:sz w:val="20"/>
              <w:szCs w:val="20"/>
            </w:rPr>
          </w:rPrChange>
        </w:rPr>
        <w:t xml:space="preserve">   </w:t>
      </w:r>
      <w:r w:rsidR="007620E6" w:rsidRPr="00123830">
        <w:rPr>
          <w:rFonts w:ascii="Times New Roman" w:hAnsi="Times New Roman" w:cs="Times New Roman"/>
          <w:noProof/>
          <w:sz w:val="22"/>
          <w:szCs w:val="22"/>
          <w:rPrChange w:id="380" w:author="Bird, Chris" w:date="2023-09-29T07:49:00Z">
            <w:rPr>
              <w:rFonts w:asciiTheme="majorHAnsi" w:hAnsiTheme="majorHAnsi" w:cstheme="majorHAnsi"/>
              <w:noProof/>
              <w:sz w:val="20"/>
              <w:szCs w:val="20"/>
            </w:rPr>
          </w:rPrChange>
        </w:rPr>
        <w:drawing>
          <wp:inline distT="0" distB="0" distL="0" distR="0" wp14:anchorId="730A0DE1" wp14:editId="63C355AA">
            <wp:extent cx="2827867" cy="1874066"/>
            <wp:effectExtent l="0" t="0" r="4445" b="5715"/>
            <wp:docPr id="627563352" name="Picture 3" descr="An aerial view of a small is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63352" name="Picture 3" descr="An aerial view of a small isla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7402" cy="1887012"/>
                    </a:xfrm>
                    <a:prstGeom prst="rect">
                      <a:avLst/>
                    </a:prstGeom>
                  </pic:spPr>
                </pic:pic>
              </a:graphicData>
            </a:graphic>
          </wp:inline>
        </w:drawing>
      </w:r>
    </w:p>
    <w:p w14:paraId="1A412C80" w14:textId="77777777" w:rsidR="00D235CD" w:rsidRPr="00D235CD" w:rsidRDefault="00E54A2D">
      <w:pPr>
        <w:rPr>
          <w:ins w:id="381" w:author="Garza, Joseph" w:date="2023-09-29T10:53:00Z"/>
          <w:rFonts w:ascii="Times New Roman" w:hAnsi="Times New Roman" w:cs="Times New Roman"/>
          <w:sz w:val="11"/>
          <w:szCs w:val="11"/>
          <w:rPrChange w:id="382" w:author="Garza, Joseph" w:date="2023-09-29T10:53:00Z">
            <w:rPr>
              <w:ins w:id="383" w:author="Garza, Joseph" w:date="2023-09-29T10:53:00Z"/>
              <w:rFonts w:ascii="Times New Roman" w:hAnsi="Times New Roman" w:cs="Times New Roman"/>
              <w:sz w:val="22"/>
              <w:szCs w:val="22"/>
            </w:rPr>
          </w:rPrChange>
        </w:rPr>
      </w:pPr>
      <w:r w:rsidRPr="00123830">
        <w:rPr>
          <w:rFonts w:ascii="Times New Roman" w:hAnsi="Times New Roman" w:cs="Times New Roman"/>
          <w:sz w:val="22"/>
          <w:szCs w:val="22"/>
          <w:rPrChange w:id="384" w:author="Bird, Chris" w:date="2023-09-29T07:49:00Z">
            <w:rPr>
              <w:rFonts w:ascii="Times New Roman" w:hAnsi="Times New Roman" w:cs="Times New Roman"/>
              <w:sz w:val="16"/>
              <w:szCs w:val="16"/>
            </w:rPr>
          </w:rPrChange>
        </w:rPr>
        <w:t xml:space="preserve">                                                         </w:t>
      </w:r>
      <w:ins w:id="385" w:author="Garza, Joseph" w:date="2023-09-29T10:29:00Z">
        <w:r w:rsidR="00C47BB0">
          <w:rPr>
            <w:rFonts w:ascii="Times New Roman" w:hAnsi="Times New Roman" w:cs="Times New Roman"/>
            <w:sz w:val="22"/>
            <w:szCs w:val="22"/>
          </w:rPr>
          <w:t xml:space="preserve">    </w:t>
        </w:r>
      </w:ins>
    </w:p>
    <w:p w14:paraId="3E827DA3" w14:textId="16302AAB" w:rsidR="00E07548" w:rsidRPr="00123830" w:rsidRDefault="00D235CD">
      <w:pPr>
        <w:rPr>
          <w:rFonts w:ascii="Times New Roman" w:hAnsi="Times New Roman" w:cs="Times New Roman"/>
          <w:sz w:val="22"/>
          <w:szCs w:val="22"/>
          <w:rPrChange w:id="386" w:author="Bird, Chris" w:date="2023-09-29T07:49:00Z">
            <w:rPr>
              <w:rFonts w:ascii="Times New Roman" w:hAnsi="Times New Roman" w:cs="Times New Roman"/>
              <w:sz w:val="16"/>
              <w:szCs w:val="16"/>
            </w:rPr>
          </w:rPrChange>
        </w:rPr>
        <w:pPrChange w:id="387" w:author="Bird, Chris" w:date="2023-09-29T07:51:00Z">
          <w:pPr>
            <w:spacing w:line="480" w:lineRule="auto"/>
          </w:pPr>
        </w:pPrChange>
      </w:pPr>
      <w:ins w:id="388" w:author="Garza, Joseph" w:date="2023-09-29T10:53:00Z">
        <w:r>
          <w:rPr>
            <w:rFonts w:ascii="Times New Roman" w:hAnsi="Times New Roman" w:cs="Times New Roman"/>
            <w:sz w:val="22"/>
            <w:szCs w:val="22"/>
          </w:rPr>
          <w:t xml:space="preserve">                                                            </w:t>
        </w:r>
      </w:ins>
      <w:ins w:id="389" w:author="Garza, Joseph" w:date="2023-09-29T10:54:00Z">
        <w:r>
          <w:rPr>
            <w:rFonts w:ascii="Times New Roman" w:hAnsi="Times New Roman" w:cs="Times New Roman"/>
            <w:sz w:val="22"/>
            <w:szCs w:val="22"/>
          </w:rPr>
          <w:t xml:space="preserve">  </w:t>
        </w:r>
      </w:ins>
      <w:ins w:id="390" w:author="Garza, Joseph" w:date="2023-09-29T10:53:00Z">
        <w:r>
          <w:rPr>
            <w:rFonts w:ascii="Times New Roman" w:hAnsi="Times New Roman" w:cs="Times New Roman"/>
            <w:sz w:val="22"/>
            <w:szCs w:val="22"/>
          </w:rPr>
          <w:t xml:space="preserve">  </w:t>
        </w:r>
      </w:ins>
      <w:del w:id="391" w:author="Garza, Joseph" w:date="2023-09-29T10:29:00Z">
        <w:r w:rsidR="00E54A2D" w:rsidRPr="00123830" w:rsidDel="0088545D">
          <w:rPr>
            <w:rFonts w:ascii="Times New Roman" w:hAnsi="Times New Roman" w:cs="Times New Roman"/>
            <w:sz w:val="22"/>
            <w:szCs w:val="22"/>
            <w:rPrChange w:id="392" w:author="Bird, Chris" w:date="2023-09-29T07:49:00Z">
              <w:rPr>
                <w:rFonts w:ascii="Times New Roman" w:hAnsi="Times New Roman" w:cs="Times New Roman"/>
                <w:sz w:val="16"/>
                <w:szCs w:val="16"/>
              </w:rPr>
            </w:rPrChange>
          </w:rPr>
          <w:delText xml:space="preserve">     </w:delText>
        </w:r>
        <w:r w:rsidR="00875FC3" w:rsidRPr="00123830" w:rsidDel="0088545D">
          <w:rPr>
            <w:rFonts w:ascii="Times New Roman" w:hAnsi="Times New Roman" w:cs="Times New Roman"/>
            <w:sz w:val="22"/>
            <w:szCs w:val="22"/>
            <w:rPrChange w:id="393" w:author="Bird, Chris" w:date="2023-09-29T07:49:00Z">
              <w:rPr>
                <w:rFonts w:ascii="Times New Roman" w:hAnsi="Times New Roman" w:cs="Times New Roman"/>
                <w:sz w:val="16"/>
                <w:szCs w:val="16"/>
              </w:rPr>
            </w:rPrChange>
          </w:rPr>
          <w:delText xml:space="preserve"> </w:delText>
        </w:r>
      </w:del>
      <w:r w:rsidR="00D21E06" w:rsidRPr="00123830">
        <w:rPr>
          <w:rFonts w:ascii="Times New Roman" w:hAnsi="Times New Roman" w:cs="Times New Roman"/>
          <w:sz w:val="22"/>
          <w:szCs w:val="22"/>
          <w:rPrChange w:id="394" w:author="Bird, Chris" w:date="2023-09-29T07:49:00Z">
            <w:rPr>
              <w:rFonts w:ascii="Times New Roman" w:hAnsi="Times New Roman" w:cs="Times New Roman"/>
              <w:sz w:val="16"/>
              <w:szCs w:val="16"/>
            </w:rPr>
          </w:rPrChange>
        </w:rPr>
        <w:t xml:space="preserve">Figure </w:t>
      </w:r>
      <w:r w:rsidR="00207909" w:rsidRPr="00123830">
        <w:rPr>
          <w:rFonts w:ascii="Times New Roman" w:hAnsi="Times New Roman" w:cs="Times New Roman"/>
          <w:sz w:val="22"/>
          <w:szCs w:val="22"/>
          <w:rPrChange w:id="395" w:author="Bird, Chris" w:date="2023-09-29T07:49:00Z">
            <w:rPr>
              <w:rFonts w:ascii="Times New Roman" w:hAnsi="Times New Roman" w:cs="Times New Roman"/>
              <w:sz w:val="16"/>
              <w:szCs w:val="16"/>
            </w:rPr>
          </w:rPrChange>
        </w:rPr>
        <w:t xml:space="preserve">1 | </w:t>
      </w:r>
      <w:r w:rsidR="00673D7E" w:rsidRPr="00123830">
        <w:rPr>
          <w:rFonts w:ascii="Times New Roman" w:hAnsi="Times New Roman" w:cs="Times New Roman"/>
          <w:sz w:val="22"/>
          <w:szCs w:val="22"/>
          <w:rPrChange w:id="396" w:author="Bird, Chris" w:date="2023-09-29T07:49:00Z">
            <w:rPr>
              <w:rFonts w:ascii="Times New Roman" w:hAnsi="Times New Roman" w:cs="Times New Roman"/>
              <w:sz w:val="16"/>
              <w:szCs w:val="16"/>
            </w:rPr>
          </w:rPrChange>
        </w:rPr>
        <w:t>Kwajalein Atoll</w:t>
      </w:r>
      <w:r w:rsidR="00035BED" w:rsidRPr="00123830">
        <w:rPr>
          <w:rFonts w:ascii="Times New Roman" w:hAnsi="Times New Roman" w:cs="Times New Roman"/>
          <w:sz w:val="22"/>
          <w:szCs w:val="22"/>
          <w:rPrChange w:id="397" w:author="Bird, Chris" w:date="2023-09-29T07:49:00Z">
            <w:rPr>
              <w:rFonts w:ascii="Times New Roman" w:hAnsi="Times New Roman" w:cs="Times New Roman"/>
              <w:sz w:val="16"/>
              <w:szCs w:val="16"/>
            </w:rPr>
          </w:rPrChange>
        </w:rPr>
        <w:t xml:space="preserve">, Republic of the </w:t>
      </w:r>
      <w:r w:rsidR="000353B6" w:rsidRPr="00123830">
        <w:rPr>
          <w:rFonts w:ascii="Times New Roman" w:hAnsi="Times New Roman" w:cs="Times New Roman"/>
          <w:sz w:val="22"/>
          <w:szCs w:val="22"/>
          <w:rPrChange w:id="398" w:author="Bird, Chris" w:date="2023-09-29T07:49:00Z">
            <w:rPr>
              <w:rFonts w:ascii="Times New Roman" w:hAnsi="Times New Roman" w:cs="Times New Roman"/>
              <w:sz w:val="16"/>
              <w:szCs w:val="16"/>
            </w:rPr>
          </w:rPrChange>
        </w:rPr>
        <w:t>Marshal Islands</w:t>
      </w:r>
      <w:r w:rsidR="00035BED" w:rsidRPr="00123830">
        <w:rPr>
          <w:rFonts w:ascii="Times New Roman" w:hAnsi="Times New Roman" w:cs="Times New Roman"/>
          <w:sz w:val="22"/>
          <w:szCs w:val="22"/>
          <w:rPrChange w:id="399" w:author="Bird, Chris" w:date="2023-09-29T07:49:00Z">
            <w:rPr>
              <w:rFonts w:ascii="Times New Roman" w:hAnsi="Times New Roman" w:cs="Times New Roman"/>
              <w:sz w:val="16"/>
              <w:szCs w:val="16"/>
            </w:rPr>
          </w:rPrChange>
        </w:rPr>
        <w:t xml:space="preserve">.                            </w:t>
      </w:r>
    </w:p>
    <w:p w14:paraId="11C84290" w14:textId="77777777" w:rsidR="00CE5ADE" w:rsidRPr="00123830" w:rsidRDefault="00CE5ADE">
      <w:pPr>
        <w:rPr>
          <w:rFonts w:ascii="Times New Roman" w:hAnsi="Times New Roman" w:cs="Times New Roman"/>
          <w:sz w:val="22"/>
          <w:szCs w:val="22"/>
          <w:rPrChange w:id="400" w:author="Bird, Chris" w:date="2023-09-29T07:49:00Z">
            <w:rPr>
              <w:rFonts w:asciiTheme="majorHAnsi" w:hAnsiTheme="majorHAnsi" w:cstheme="majorHAnsi"/>
              <w:sz w:val="6"/>
              <w:szCs w:val="6"/>
            </w:rPr>
          </w:rPrChange>
        </w:rPr>
        <w:pPrChange w:id="401" w:author="Bird, Chris" w:date="2023-09-29T07:51:00Z">
          <w:pPr>
            <w:spacing w:line="480" w:lineRule="auto"/>
          </w:pPr>
        </w:pPrChange>
      </w:pPr>
    </w:p>
    <w:p w14:paraId="749582A9" w14:textId="114ACD88" w:rsidR="007B5A1B" w:rsidRPr="00123830" w:rsidRDefault="00A0642D">
      <w:pPr>
        <w:rPr>
          <w:rFonts w:ascii="Times New Roman" w:hAnsi="Times New Roman" w:cs="Times New Roman"/>
          <w:sz w:val="22"/>
          <w:szCs w:val="22"/>
          <w:rPrChange w:id="402" w:author="Bird, Chris" w:date="2023-09-29T07:49:00Z">
            <w:rPr>
              <w:rFonts w:ascii="Times New Roman" w:hAnsi="Times New Roman" w:cs="Times New Roman"/>
              <w:sz w:val="20"/>
              <w:szCs w:val="20"/>
            </w:rPr>
          </w:rPrChange>
        </w:rPr>
        <w:pPrChange w:id="403" w:author="Bird, Chris" w:date="2023-09-29T07:51:00Z">
          <w:pPr>
            <w:spacing w:line="276" w:lineRule="auto"/>
          </w:pPr>
        </w:pPrChange>
      </w:pPr>
      <w:r w:rsidRPr="00123830">
        <w:rPr>
          <w:rFonts w:ascii="Times New Roman" w:hAnsi="Times New Roman" w:cs="Times New Roman"/>
          <w:sz w:val="22"/>
          <w:szCs w:val="22"/>
          <w:rPrChange w:id="404" w:author="Bird, Chris" w:date="2023-09-29T07:49:00Z">
            <w:rPr>
              <w:rFonts w:ascii="Times New Roman" w:hAnsi="Times New Roman" w:cs="Times New Roman"/>
              <w:sz w:val="20"/>
              <w:szCs w:val="20"/>
            </w:rPr>
          </w:rPrChange>
        </w:rPr>
        <w:lastRenderedPageBreak/>
        <w:t>Upon initial collection the coral</w:t>
      </w:r>
      <w:r w:rsidR="001E6229" w:rsidRPr="00123830">
        <w:rPr>
          <w:rFonts w:ascii="Times New Roman" w:hAnsi="Times New Roman" w:cs="Times New Roman"/>
          <w:sz w:val="22"/>
          <w:szCs w:val="22"/>
          <w:rPrChange w:id="405" w:author="Bird, Chris" w:date="2023-09-29T07:49:00Z">
            <w:rPr>
              <w:rFonts w:ascii="Times New Roman" w:hAnsi="Times New Roman" w:cs="Times New Roman"/>
              <w:sz w:val="20"/>
              <w:szCs w:val="20"/>
            </w:rPr>
          </w:rPrChange>
        </w:rPr>
        <w:t>s</w:t>
      </w:r>
      <w:r w:rsidRPr="00123830">
        <w:rPr>
          <w:rFonts w:ascii="Times New Roman" w:hAnsi="Times New Roman" w:cs="Times New Roman"/>
          <w:sz w:val="22"/>
          <w:szCs w:val="22"/>
          <w:rPrChange w:id="406" w:author="Bird, Chris" w:date="2023-09-29T07:49:00Z">
            <w:rPr>
              <w:rFonts w:ascii="Times New Roman" w:hAnsi="Times New Roman" w:cs="Times New Roman"/>
              <w:sz w:val="20"/>
              <w:szCs w:val="20"/>
            </w:rPr>
          </w:rPrChange>
        </w:rPr>
        <w:t xml:space="preserve"> were chemically bleached to </w:t>
      </w:r>
      <w:r w:rsidR="007F300A" w:rsidRPr="00123830">
        <w:rPr>
          <w:rFonts w:ascii="Times New Roman" w:hAnsi="Times New Roman" w:cs="Times New Roman"/>
          <w:sz w:val="22"/>
          <w:szCs w:val="22"/>
          <w:rPrChange w:id="407" w:author="Bird, Chris" w:date="2023-09-29T07:49:00Z">
            <w:rPr>
              <w:rFonts w:ascii="Times New Roman" w:hAnsi="Times New Roman" w:cs="Times New Roman"/>
              <w:sz w:val="20"/>
              <w:szCs w:val="20"/>
            </w:rPr>
          </w:rPrChange>
        </w:rPr>
        <w:t xml:space="preserve">better preserve and </w:t>
      </w:r>
      <w:r w:rsidRPr="00123830">
        <w:rPr>
          <w:rFonts w:ascii="Times New Roman" w:hAnsi="Times New Roman" w:cs="Times New Roman"/>
          <w:sz w:val="22"/>
          <w:szCs w:val="22"/>
          <w:rPrChange w:id="408" w:author="Bird, Chris" w:date="2023-09-29T07:49:00Z">
            <w:rPr>
              <w:rFonts w:ascii="Times New Roman" w:hAnsi="Times New Roman" w:cs="Times New Roman"/>
              <w:sz w:val="20"/>
              <w:szCs w:val="20"/>
            </w:rPr>
          </w:rPrChange>
        </w:rPr>
        <w:t xml:space="preserve">enhance </w:t>
      </w:r>
      <w:r w:rsidR="007F300A" w:rsidRPr="00123830">
        <w:rPr>
          <w:rFonts w:ascii="Times New Roman" w:hAnsi="Times New Roman" w:cs="Times New Roman"/>
          <w:sz w:val="22"/>
          <w:szCs w:val="22"/>
          <w:rPrChange w:id="409" w:author="Bird, Chris" w:date="2023-09-29T07:49:00Z">
            <w:rPr>
              <w:rFonts w:ascii="Times New Roman" w:hAnsi="Times New Roman" w:cs="Times New Roman"/>
              <w:sz w:val="20"/>
              <w:szCs w:val="20"/>
            </w:rPr>
          </w:rPrChange>
        </w:rPr>
        <w:t xml:space="preserve">skeletal features with the ultimate goal of taking these </w:t>
      </w:r>
      <w:r w:rsidR="00A4056E" w:rsidRPr="00123830">
        <w:rPr>
          <w:rFonts w:ascii="Times New Roman" w:hAnsi="Times New Roman" w:cs="Times New Roman"/>
          <w:sz w:val="22"/>
          <w:szCs w:val="22"/>
          <w:rPrChange w:id="410" w:author="Bird, Chris" w:date="2023-09-29T07:49:00Z">
            <w:rPr>
              <w:rFonts w:ascii="Times New Roman" w:hAnsi="Times New Roman" w:cs="Times New Roman"/>
              <w:sz w:val="20"/>
              <w:szCs w:val="20"/>
            </w:rPr>
          </w:rPrChange>
        </w:rPr>
        <w:t xml:space="preserve">specimens </w:t>
      </w:r>
      <w:r w:rsidR="007F300A" w:rsidRPr="00123830">
        <w:rPr>
          <w:rFonts w:ascii="Times New Roman" w:hAnsi="Times New Roman" w:cs="Times New Roman"/>
          <w:sz w:val="22"/>
          <w:szCs w:val="22"/>
          <w:rPrChange w:id="411" w:author="Bird, Chris" w:date="2023-09-29T07:49:00Z">
            <w:rPr>
              <w:rFonts w:ascii="Times New Roman" w:hAnsi="Times New Roman" w:cs="Times New Roman"/>
              <w:sz w:val="20"/>
              <w:szCs w:val="20"/>
            </w:rPr>
          </w:rPrChange>
        </w:rPr>
        <w:t>on exhibition</w:t>
      </w:r>
      <w:r w:rsidR="00A923C1" w:rsidRPr="00123830">
        <w:rPr>
          <w:rFonts w:ascii="Times New Roman" w:hAnsi="Times New Roman" w:cs="Times New Roman"/>
          <w:sz w:val="22"/>
          <w:szCs w:val="22"/>
          <w:rPrChange w:id="412" w:author="Bird, Chris" w:date="2023-09-29T07:49:00Z">
            <w:rPr>
              <w:rFonts w:ascii="Times New Roman" w:hAnsi="Times New Roman" w:cs="Times New Roman"/>
              <w:sz w:val="20"/>
              <w:szCs w:val="20"/>
            </w:rPr>
          </w:rPrChange>
        </w:rPr>
        <w:t>.</w:t>
      </w:r>
      <w:r w:rsidRPr="00123830">
        <w:rPr>
          <w:rFonts w:ascii="Times New Roman" w:hAnsi="Times New Roman" w:cs="Times New Roman"/>
          <w:sz w:val="22"/>
          <w:szCs w:val="22"/>
          <w:rPrChange w:id="413" w:author="Bird, Chris" w:date="2023-09-29T07:49:00Z">
            <w:rPr>
              <w:rFonts w:ascii="Times New Roman" w:hAnsi="Times New Roman" w:cs="Times New Roman"/>
              <w:sz w:val="20"/>
              <w:szCs w:val="20"/>
            </w:rPr>
          </w:rPrChange>
        </w:rPr>
        <w:t xml:space="preserve"> </w:t>
      </w:r>
      <w:r w:rsidR="0024072D" w:rsidRPr="00123830">
        <w:rPr>
          <w:rFonts w:ascii="Times New Roman" w:hAnsi="Times New Roman" w:cs="Times New Roman"/>
          <w:sz w:val="22"/>
          <w:szCs w:val="22"/>
          <w:rPrChange w:id="414" w:author="Bird, Chris" w:date="2023-09-29T07:49:00Z">
            <w:rPr>
              <w:rFonts w:ascii="Times New Roman" w:hAnsi="Times New Roman" w:cs="Times New Roman"/>
              <w:sz w:val="20"/>
              <w:szCs w:val="20"/>
            </w:rPr>
          </w:rPrChange>
        </w:rPr>
        <w:t xml:space="preserve">Our </w:t>
      </w:r>
      <w:r w:rsidR="007B5A1B" w:rsidRPr="00123830">
        <w:rPr>
          <w:rFonts w:ascii="Times New Roman" w:hAnsi="Times New Roman" w:cs="Times New Roman"/>
          <w:sz w:val="22"/>
          <w:szCs w:val="22"/>
          <w:rPrChange w:id="415" w:author="Bird, Chris" w:date="2023-09-29T07:49:00Z">
            <w:rPr>
              <w:rFonts w:ascii="Times New Roman" w:hAnsi="Times New Roman" w:cs="Times New Roman"/>
              <w:sz w:val="20"/>
              <w:szCs w:val="20"/>
            </w:rPr>
          </w:rPrChange>
        </w:rPr>
        <w:t xml:space="preserve">approach </w:t>
      </w:r>
      <w:r w:rsidR="00D93C63" w:rsidRPr="00123830">
        <w:rPr>
          <w:rFonts w:ascii="Times New Roman" w:hAnsi="Times New Roman" w:cs="Times New Roman"/>
          <w:sz w:val="22"/>
          <w:szCs w:val="22"/>
          <w:rPrChange w:id="416" w:author="Bird, Chris" w:date="2023-09-29T07:49:00Z">
            <w:rPr>
              <w:rFonts w:ascii="Times New Roman" w:hAnsi="Times New Roman" w:cs="Times New Roman"/>
              <w:sz w:val="20"/>
              <w:szCs w:val="20"/>
            </w:rPr>
          </w:rPrChange>
        </w:rPr>
        <w:t xml:space="preserve">to </w:t>
      </w:r>
      <w:r w:rsidR="005407C8" w:rsidRPr="00123830">
        <w:rPr>
          <w:rFonts w:ascii="Times New Roman" w:hAnsi="Times New Roman" w:cs="Times New Roman"/>
          <w:sz w:val="22"/>
          <w:szCs w:val="22"/>
          <w:rPrChange w:id="417" w:author="Bird, Chris" w:date="2023-09-29T07:49:00Z">
            <w:rPr>
              <w:rFonts w:ascii="Times New Roman" w:hAnsi="Times New Roman" w:cs="Times New Roman"/>
              <w:sz w:val="20"/>
              <w:szCs w:val="20"/>
            </w:rPr>
          </w:rPrChange>
        </w:rPr>
        <w:t>investigating</w:t>
      </w:r>
      <w:r w:rsidR="00D93C63" w:rsidRPr="00123830">
        <w:rPr>
          <w:rFonts w:ascii="Times New Roman" w:hAnsi="Times New Roman" w:cs="Times New Roman"/>
          <w:sz w:val="22"/>
          <w:szCs w:val="22"/>
          <w:rPrChange w:id="418" w:author="Bird, Chris" w:date="2023-09-29T07:49:00Z">
            <w:rPr>
              <w:rFonts w:ascii="Times New Roman" w:hAnsi="Times New Roman" w:cs="Times New Roman"/>
              <w:sz w:val="20"/>
              <w:szCs w:val="20"/>
            </w:rPr>
          </w:rPrChange>
        </w:rPr>
        <w:t xml:space="preserve"> these </w:t>
      </w:r>
      <w:r w:rsidR="006337AE" w:rsidRPr="00123830">
        <w:rPr>
          <w:rFonts w:ascii="Times New Roman" w:hAnsi="Times New Roman" w:cs="Times New Roman"/>
          <w:sz w:val="22"/>
          <w:szCs w:val="22"/>
          <w:rPrChange w:id="419" w:author="Bird, Chris" w:date="2023-09-29T07:49:00Z">
            <w:rPr>
              <w:rFonts w:ascii="Times New Roman" w:hAnsi="Times New Roman" w:cs="Times New Roman"/>
              <w:sz w:val="20"/>
              <w:szCs w:val="20"/>
            </w:rPr>
          </w:rPrChange>
        </w:rPr>
        <w:t>processed corals</w:t>
      </w:r>
      <w:r w:rsidR="00D93C63" w:rsidRPr="00123830">
        <w:rPr>
          <w:rFonts w:ascii="Times New Roman" w:hAnsi="Times New Roman" w:cs="Times New Roman"/>
          <w:sz w:val="22"/>
          <w:szCs w:val="22"/>
          <w:rPrChange w:id="420" w:author="Bird, Chris" w:date="2023-09-29T07:49:00Z">
            <w:rPr>
              <w:rFonts w:ascii="Times New Roman" w:hAnsi="Times New Roman" w:cs="Times New Roman"/>
              <w:sz w:val="20"/>
              <w:szCs w:val="20"/>
            </w:rPr>
          </w:rPrChange>
        </w:rPr>
        <w:t xml:space="preserve"> </w:t>
      </w:r>
      <w:r w:rsidR="007B5A1B" w:rsidRPr="00123830">
        <w:rPr>
          <w:rFonts w:ascii="Times New Roman" w:hAnsi="Times New Roman" w:cs="Times New Roman"/>
          <w:sz w:val="22"/>
          <w:szCs w:val="22"/>
          <w:rPrChange w:id="421" w:author="Bird, Chris" w:date="2023-09-29T07:49:00Z">
            <w:rPr>
              <w:rFonts w:ascii="Times New Roman" w:hAnsi="Times New Roman" w:cs="Times New Roman"/>
              <w:sz w:val="20"/>
              <w:szCs w:val="20"/>
            </w:rPr>
          </w:rPrChange>
        </w:rPr>
        <w:t>will build upon the DNA analysis method described by (Cartier et al., 2018), to distinguish species, assuming that coral DNA molecules have be trapped in the organic material or adhered to the (CaCO3) crystals during the formation of the skeleton (Lendvay et al., 2019).</w:t>
      </w:r>
      <w:r w:rsidR="003D01EA" w:rsidRPr="00123830">
        <w:rPr>
          <w:rFonts w:ascii="Times New Roman" w:hAnsi="Times New Roman" w:cs="Times New Roman"/>
          <w:sz w:val="22"/>
          <w:szCs w:val="22"/>
          <w:rPrChange w:id="422" w:author="Bird, Chris" w:date="2023-09-29T07:49:00Z">
            <w:rPr>
              <w:rFonts w:ascii="Times New Roman" w:hAnsi="Times New Roman" w:cs="Times New Roman"/>
              <w:sz w:val="20"/>
              <w:szCs w:val="20"/>
            </w:rPr>
          </w:rPrChange>
        </w:rPr>
        <w:t xml:space="preserve"> </w:t>
      </w:r>
      <w:r w:rsidR="007B5A1B" w:rsidRPr="00123830">
        <w:rPr>
          <w:rFonts w:ascii="Times New Roman" w:hAnsi="Times New Roman" w:cs="Times New Roman"/>
          <w:sz w:val="22"/>
          <w:szCs w:val="22"/>
          <w:rPrChange w:id="423" w:author="Bird, Chris" w:date="2023-09-29T07:49:00Z">
            <w:rPr>
              <w:rFonts w:ascii="Times New Roman" w:hAnsi="Times New Roman" w:cs="Times New Roman"/>
              <w:sz w:val="20"/>
              <w:szCs w:val="20"/>
            </w:rPr>
          </w:rPrChange>
        </w:rPr>
        <w:t>The phases of the project will occur in the order described as follows.</w:t>
      </w:r>
    </w:p>
    <w:p w14:paraId="45A4E06A" w14:textId="77777777" w:rsidR="00A44645" w:rsidRPr="00123830" w:rsidRDefault="00A44645">
      <w:pPr>
        <w:rPr>
          <w:rFonts w:ascii="Times New Roman" w:hAnsi="Times New Roman" w:cs="Times New Roman"/>
          <w:sz w:val="22"/>
          <w:szCs w:val="22"/>
          <w:rPrChange w:id="424" w:author="Bird, Chris" w:date="2023-09-29T07:49:00Z">
            <w:rPr>
              <w:rFonts w:ascii="Times New Roman" w:hAnsi="Times New Roman" w:cs="Times New Roman"/>
              <w:sz w:val="20"/>
              <w:szCs w:val="20"/>
            </w:rPr>
          </w:rPrChange>
        </w:rPr>
        <w:pPrChange w:id="425" w:author="Bird, Chris" w:date="2023-09-29T07:51:00Z">
          <w:pPr>
            <w:spacing w:line="276" w:lineRule="auto"/>
          </w:pPr>
        </w:pPrChange>
      </w:pPr>
    </w:p>
    <w:p w14:paraId="12A39FF2" w14:textId="08003652" w:rsidR="007B05DB" w:rsidRPr="00123830" w:rsidRDefault="007B05DB">
      <w:pPr>
        <w:rPr>
          <w:rFonts w:ascii="Times New Roman" w:eastAsia="Times New Roman" w:hAnsi="Times New Roman" w:cs="Times New Roman"/>
          <w:color w:val="212121"/>
          <w:kern w:val="0"/>
          <w:sz w:val="22"/>
          <w:szCs w:val="22"/>
          <w14:ligatures w14:val="none"/>
          <w:rPrChange w:id="426" w:author="Bird, Chris" w:date="2023-09-29T07:49:00Z">
            <w:rPr>
              <w:rFonts w:ascii="Times New Roman" w:eastAsia="Times New Roman" w:hAnsi="Times New Roman" w:cs="Times New Roman"/>
              <w:color w:val="212121"/>
              <w:kern w:val="0"/>
              <w:sz w:val="20"/>
              <w:szCs w:val="20"/>
              <w14:ligatures w14:val="none"/>
            </w:rPr>
          </w:rPrChange>
        </w:rPr>
        <w:pPrChange w:id="427" w:author="Bird, Chris" w:date="2023-09-29T07:51:00Z">
          <w:pPr>
            <w:spacing w:line="276" w:lineRule="auto"/>
          </w:pPr>
        </w:pPrChange>
      </w:pPr>
      <w:r w:rsidRPr="00123830">
        <w:rPr>
          <w:rFonts w:ascii="Times New Roman" w:eastAsia="Times New Roman" w:hAnsi="Times New Roman" w:cs="Times New Roman"/>
          <w:b/>
          <w:bCs/>
          <w:color w:val="000000"/>
          <w:kern w:val="0"/>
          <w:sz w:val="22"/>
          <w:szCs w:val="22"/>
          <w14:ligatures w14:val="none"/>
          <w:rPrChange w:id="428" w:author="Bird, Chris" w:date="2023-09-29T07:49:00Z">
            <w:rPr>
              <w:rFonts w:ascii="Times New Roman" w:eastAsia="Times New Roman" w:hAnsi="Times New Roman" w:cs="Times New Roman"/>
              <w:b/>
              <w:bCs/>
              <w:color w:val="000000"/>
              <w:kern w:val="0"/>
              <w:sz w:val="20"/>
              <w:szCs w:val="20"/>
              <w14:ligatures w14:val="none"/>
            </w:rPr>
          </w:rPrChange>
        </w:rPr>
        <w:t>DNA Extraction and Purification from Known Coral Samples:</w:t>
      </w:r>
      <w:r w:rsidRPr="00123830">
        <w:rPr>
          <w:rFonts w:ascii="Times New Roman" w:eastAsia="Times New Roman" w:hAnsi="Times New Roman" w:cs="Times New Roman"/>
          <w:color w:val="000000"/>
          <w:kern w:val="0"/>
          <w:sz w:val="22"/>
          <w:szCs w:val="22"/>
          <w14:ligatures w14:val="none"/>
          <w:rPrChange w:id="429" w:author="Bird, Chris" w:date="2023-09-29T07:49:00Z">
            <w:rPr>
              <w:rFonts w:ascii="Times New Roman" w:eastAsia="Times New Roman" w:hAnsi="Times New Roman" w:cs="Times New Roman"/>
              <w:color w:val="000000"/>
              <w:kern w:val="0"/>
              <w:sz w:val="20"/>
              <w:szCs w:val="20"/>
              <w14:ligatures w14:val="none"/>
            </w:rPr>
          </w:rPrChange>
        </w:rPr>
        <w:t xml:space="preserve"> </w:t>
      </w:r>
      <w:r w:rsidR="00A44645" w:rsidRPr="00123830">
        <w:rPr>
          <w:rFonts w:ascii="Times New Roman" w:eastAsia="Times New Roman" w:hAnsi="Times New Roman" w:cs="Times New Roman"/>
          <w:color w:val="000000"/>
          <w:kern w:val="0"/>
          <w:sz w:val="22"/>
          <w:szCs w:val="22"/>
          <w14:ligatures w14:val="none"/>
          <w:rPrChange w:id="430" w:author="Bird, Chris" w:date="2023-09-29T07:49:00Z">
            <w:rPr>
              <w:rFonts w:ascii="Times New Roman" w:eastAsia="Times New Roman" w:hAnsi="Times New Roman" w:cs="Times New Roman"/>
              <w:color w:val="000000"/>
              <w:kern w:val="0"/>
              <w:sz w:val="20"/>
              <w:szCs w:val="20"/>
              <w14:ligatures w14:val="none"/>
            </w:rPr>
          </w:rPrChange>
        </w:rPr>
        <w:t>The</w:t>
      </w:r>
      <w:r w:rsidR="004C7200" w:rsidRPr="00123830">
        <w:rPr>
          <w:rFonts w:ascii="Times New Roman" w:eastAsia="Times New Roman" w:hAnsi="Times New Roman" w:cs="Times New Roman"/>
          <w:color w:val="000000"/>
          <w:kern w:val="0"/>
          <w:sz w:val="22"/>
          <w:szCs w:val="22"/>
          <w14:ligatures w14:val="none"/>
          <w:rPrChange w:id="431" w:author="Bird, Chris" w:date="2023-09-29T07:49:00Z">
            <w:rPr>
              <w:rFonts w:ascii="Times New Roman" w:eastAsia="Times New Roman" w:hAnsi="Times New Roman" w:cs="Times New Roman"/>
              <w:color w:val="000000"/>
              <w:kern w:val="0"/>
              <w:sz w:val="20"/>
              <w:szCs w:val="20"/>
              <w14:ligatures w14:val="none"/>
            </w:rPr>
          </w:rPrChange>
        </w:rPr>
        <w:t xml:space="preserve"> initial phase of the project</w:t>
      </w:r>
      <w:r w:rsidR="00CD3DD7" w:rsidRPr="00123830">
        <w:rPr>
          <w:rFonts w:ascii="Times New Roman" w:eastAsia="Times New Roman" w:hAnsi="Times New Roman" w:cs="Times New Roman"/>
          <w:color w:val="000000"/>
          <w:kern w:val="0"/>
          <w:sz w:val="22"/>
          <w:szCs w:val="22"/>
          <w14:ligatures w14:val="none"/>
          <w:rPrChange w:id="432" w:author="Bird, Chris" w:date="2023-09-29T07:49:00Z">
            <w:rPr>
              <w:rFonts w:ascii="Times New Roman" w:eastAsia="Times New Roman" w:hAnsi="Times New Roman" w:cs="Times New Roman"/>
              <w:color w:val="000000"/>
              <w:kern w:val="0"/>
              <w:sz w:val="20"/>
              <w:szCs w:val="20"/>
              <w14:ligatures w14:val="none"/>
            </w:rPr>
          </w:rPrChange>
        </w:rPr>
        <w:t xml:space="preserve"> involves working </w:t>
      </w:r>
      <w:r w:rsidRPr="00123830">
        <w:rPr>
          <w:rFonts w:ascii="Times New Roman" w:eastAsia="Times New Roman" w:hAnsi="Times New Roman" w:cs="Times New Roman"/>
          <w:color w:val="000000"/>
          <w:kern w:val="0"/>
          <w:sz w:val="22"/>
          <w:szCs w:val="22"/>
          <w14:ligatures w14:val="none"/>
          <w:rPrChange w:id="433" w:author="Bird, Chris" w:date="2023-09-29T07:49:00Z">
            <w:rPr>
              <w:rFonts w:ascii="Times New Roman" w:eastAsia="Times New Roman" w:hAnsi="Times New Roman" w:cs="Times New Roman"/>
              <w:color w:val="000000"/>
              <w:kern w:val="0"/>
              <w:sz w:val="20"/>
              <w:szCs w:val="20"/>
              <w14:ligatures w14:val="none"/>
            </w:rPr>
          </w:rPrChange>
        </w:rPr>
        <w:t>with known coral samples to refine and optimize DNA extraction and purification techniques. These samples will serve as a benchmark for my methods and will allow for the validation and effectiveness of the chosen protocol.</w:t>
      </w:r>
    </w:p>
    <w:p w14:paraId="65A8D3B1" w14:textId="77777777" w:rsidR="00A44645" w:rsidRPr="00123830" w:rsidRDefault="00A44645">
      <w:pPr>
        <w:rPr>
          <w:rFonts w:ascii="Times New Roman" w:eastAsia="Times New Roman" w:hAnsi="Times New Roman" w:cs="Times New Roman"/>
          <w:color w:val="212121"/>
          <w:kern w:val="0"/>
          <w:sz w:val="22"/>
          <w:szCs w:val="22"/>
          <w14:ligatures w14:val="none"/>
          <w:rPrChange w:id="434" w:author="Bird, Chris" w:date="2023-09-29T07:49:00Z">
            <w:rPr>
              <w:rFonts w:ascii="Times New Roman" w:eastAsia="Times New Roman" w:hAnsi="Times New Roman" w:cs="Times New Roman"/>
              <w:color w:val="212121"/>
              <w:kern w:val="0"/>
              <w:sz w:val="20"/>
              <w:szCs w:val="20"/>
              <w14:ligatures w14:val="none"/>
            </w:rPr>
          </w:rPrChange>
        </w:rPr>
        <w:pPrChange w:id="435" w:author="Bird, Chris" w:date="2023-09-29T07:51:00Z">
          <w:pPr>
            <w:spacing w:line="276" w:lineRule="auto"/>
          </w:pPr>
        </w:pPrChange>
      </w:pPr>
    </w:p>
    <w:p w14:paraId="2A3BB812" w14:textId="5A69C7A4" w:rsidR="007B05DB" w:rsidRPr="00123830" w:rsidRDefault="007B05DB">
      <w:pPr>
        <w:rPr>
          <w:rFonts w:ascii="Times New Roman" w:eastAsia="Times New Roman" w:hAnsi="Times New Roman" w:cs="Times New Roman"/>
          <w:color w:val="212121"/>
          <w:kern w:val="0"/>
          <w:sz w:val="22"/>
          <w:szCs w:val="22"/>
          <w14:ligatures w14:val="none"/>
          <w:rPrChange w:id="436" w:author="Bird, Chris" w:date="2023-09-29T07:49:00Z">
            <w:rPr>
              <w:rFonts w:ascii="Times New Roman" w:eastAsia="Times New Roman" w:hAnsi="Times New Roman" w:cs="Times New Roman"/>
              <w:color w:val="212121"/>
              <w:kern w:val="0"/>
              <w:sz w:val="20"/>
              <w:szCs w:val="20"/>
              <w14:ligatures w14:val="none"/>
            </w:rPr>
          </w:rPrChange>
        </w:rPr>
        <w:pPrChange w:id="437" w:author="Bird, Chris" w:date="2023-09-29T07:51:00Z">
          <w:pPr>
            <w:spacing w:line="276" w:lineRule="auto"/>
          </w:pPr>
        </w:pPrChange>
      </w:pPr>
      <w:r w:rsidRPr="00123830">
        <w:rPr>
          <w:rFonts w:ascii="Times New Roman" w:eastAsia="Times New Roman" w:hAnsi="Times New Roman" w:cs="Times New Roman"/>
          <w:b/>
          <w:bCs/>
          <w:color w:val="000000"/>
          <w:kern w:val="0"/>
          <w:sz w:val="22"/>
          <w:szCs w:val="22"/>
          <w14:ligatures w14:val="none"/>
          <w:rPrChange w:id="438" w:author="Bird, Chris" w:date="2023-09-29T07:49:00Z">
            <w:rPr>
              <w:rFonts w:ascii="Times New Roman" w:eastAsia="Times New Roman" w:hAnsi="Times New Roman" w:cs="Times New Roman"/>
              <w:b/>
              <w:bCs/>
              <w:color w:val="000000"/>
              <w:kern w:val="0"/>
              <w:sz w:val="20"/>
              <w:szCs w:val="20"/>
              <w14:ligatures w14:val="none"/>
            </w:rPr>
          </w:rPrChange>
        </w:rPr>
        <w:t>DNA Extraction and Purification from Unknown Samples:</w:t>
      </w:r>
      <w:r w:rsidRPr="00123830">
        <w:rPr>
          <w:rFonts w:ascii="Times New Roman" w:eastAsia="Times New Roman" w:hAnsi="Times New Roman" w:cs="Times New Roman"/>
          <w:color w:val="000000"/>
          <w:kern w:val="0"/>
          <w:sz w:val="22"/>
          <w:szCs w:val="22"/>
          <w14:ligatures w14:val="none"/>
          <w:rPrChange w:id="439" w:author="Bird, Chris" w:date="2023-09-29T07:49:00Z">
            <w:rPr>
              <w:rFonts w:ascii="Times New Roman" w:eastAsia="Times New Roman" w:hAnsi="Times New Roman" w:cs="Times New Roman"/>
              <w:color w:val="000000"/>
              <w:kern w:val="0"/>
              <w:sz w:val="20"/>
              <w:szCs w:val="20"/>
              <w14:ligatures w14:val="none"/>
            </w:rPr>
          </w:rPrChange>
        </w:rPr>
        <w:t xml:space="preserve"> Following successful DNA extraction from known coral samples, I will proceed to extract DNA from the 87 coral specimens collected </w:t>
      </w:r>
      <w:r w:rsidR="00CF55A7" w:rsidRPr="00123830">
        <w:rPr>
          <w:rFonts w:ascii="Times New Roman" w:eastAsia="Times New Roman" w:hAnsi="Times New Roman" w:cs="Times New Roman"/>
          <w:color w:val="000000"/>
          <w:kern w:val="0"/>
          <w:sz w:val="22"/>
          <w:szCs w:val="22"/>
          <w14:ligatures w14:val="none"/>
          <w:rPrChange w:id="440" w:author="Bird, Chris" w:date="2023-09-29T07:49:00Z">
            <w:rPr>
              <w:rFonts w:ascii="Times New Roman" w:eastAsia="Times New Roman" w:hAnsi="Times New Roman" w:cs="Times New Roman"/>
              <w:color w:val="000000"/>
              <w:kern w:val="0"/>
              <w:sz w:val="20"/>
              <w:szCs w:val="20"/>
              <w14:ligatures w14:val="none"/>
            </w:rPr>
          </w:rPrChange>
        </w:rPr>
        <w:t>prior to</w:t>
      </w:r>
      <w:r w:rsidRPr="00123830">
        <w:rPr>
          <w:rFonts w:ascii="Times New Roman" w:eastAsia="Times New Roman" w:hAnsi="Times New Roman" w:cs="Times New Roman"/>
          <w:color w:val="000000"/>
          <w:kern w:val="0"/>
          <w:sz w:val="22"/>
          <w:szCs w:val="22"/>
          <w14:ligatures w14:val="none"/>
          <w:rPrChange w:id="441" w:author="Bird, Chris" w:date="2023-09-29T07:49:00Z">
            <w:rPr>
              <w:rFonts w:ascii="Times New Roman" w:eastAsia="Times New Roman" w:hAnsi="Times New Roman" w:cs="Times New Roman"/>
              <w:color w:val="000000"/>
              <w:kern w:val="0"/>
              <w:sz w:val="20"/>
              <w:szCs w:val="20"/>
              <w14:ligatures w14:val="none"/>
            </w:rPr>
          </w:rPrChange>
        </w:rPr>
        <w:t xml:space="preserve"> 198</w:t>
      </w:r>
      <w:r w:rsidR="00EF7CF5" w:rsidRPr="00123830">
        <w:rPr>
          <w:rFonts w:ascii="Times New Roman" w:eastAsia="Times New Roman" w:hAnsi="Times New Roman" w:cs="Times New Roman"/>
          <w:color w:val="000000"/>
          <w:kern w:val="0"/>
          <w:sz w:val="22"/>
          <w:szCs w:val="22"/>
          <w14:ligatures w14:val="none"/>
          <w:rPrChange w:id="442" w:author="Bird, Chris" w:date="2023-09-29T07:49:00Z">
            <w:rPr>
              <w:rFonts w:ascii="Times New Roman" w:eastAsia="Times New Roman" w:hAnsi="Times New Roman" w:cs="Times New Roman"/>
              <w:color w:val="000000"/>
              <w:kern w:val="0"/>
              <w:sz w:val="20"/>
              <w:szCs w:val="20"/>
              <w14:ligatures w14:val="none"/>
            </w:rPr>
          </w:rPrChange>
        </w:rPr>
        <w:t>9</w:t>
      </w:r>
      <w:r w:rsidRPr="00123830">
        <w:rPr>
          <w:rFonts w:ascii="Times New Roman" w:eastAsia="Times New Roman" w:hAnsi="Times New Roman" w:cs="Times New Roman"/>
          <w:color w:val="000000"/>
          <w:kern w:val="0"/>
          <w:sz w:val="22"/>
          <w:szCs w:val="22"/>
          <w14:ligatures w14:val="none"/>
          <w:rPrChange w:id="443" w:author="Bird, Chris" w:date="2023-09-29T07:49:00Z">
            <w:rPr>
              <w:rFonts w:ascii="Times New Roman" w:eastAsia="Times New Roman" w:hAnsi="Times New Roman" w:cs="Times New Roman"/>
              <w:color w:val="000000"/>
              <w:kern w:val="0"/>
              <w:sz w:val="20"/>
              <w:szCs w:val="20"/>
              <w14:ligatures w14:val="none"/>
            </w:rPr>
          </w:rPrChange>
        </w:rPr>
        <w:t xml:space="preserve">. These specimens have not been identified to the species level, making this a critical aspect of the project. </w:t>
      </w:r>
    </w:p>
    <w:p w14:paraId="50114402" w14:textId="77777777" w:rsidR="007B05DB" w:rsidRPr="00123830" w:rsidRDefault="007B05DB">
      <w:pPr>
        <w:pStyle w:val="ListParagraph"/>
        <w:ind w:left="1080"/>
        <w:rPr>
          <w:rFonts w:ascii="Times New Roman" w:eastAsia="Times New Roman" w:hAnsi="Times New Roman" w:cs="Times New Roman"/>
          <w:color w:val="212121"/>
          <w:kern w:val="0"/>
          <w:sz w:val="22"/>
          <w:szCs w:val="22"/>
          <w14:ligatures w14:val="none"/>
          <w:rPrChange w:id="444" w:author="Bird, Chris" w:date="2023-09-29T07:49:00Z">
            <w:rPr>
              <w:rFonts w:ascii="Times New Roman" w:eastAsia="Times New Roman" w:hAnsi="Times New Roman" w:cs="Times New Roman"/>
              <w:color w:val="212121"/>
              <w:kern w:val="0"/>
              <w:sz w:val="20"/>
              <w:szCs w:val="20"/>
              <w14:ligatures w14:val="none"/>
            </w:rPr>
          </w:rPrChange>
        </w:rPr>
        <w:pPrChange w:id="445" w:author="Bird, Chris" w:date="2023-09-29T07:51:00Z">
          <w:pPr>
            <w:pStyle w:val="ListParagraph"/>
            <w:spacing w:line="276" w:lineRule="auto"/>
            <w:ind w:left="1080"/>
          </w:pPr>
        </w:pPrChange>
      </w:pPr>
    </w:p>
    <w:p w14:paraId="3D244945" w14:textId="69B3E141" w:rsidR="007B05DB" w:rsidRPr="00123830" w:rsidRDefault="007B05DB">
      <w:pPr>
        <w:rPr>
          <w:rFonts w:ascii="Times New Roman" w:eastAsia="Times New Roman" w:hAnsi="Times New Roman" w:cs="Times New Roman"/>
          <w:color w:val="212121"/>
          <w:kern w:val="0"/>
          <w:sz w:val="22"/>
          <w:szCs w:val="22"/>
          <w14:ligatures w14:val="none"/>
          <w:rPrChange w:id="446" w:author="Bird, Chris" w:date="2023-09-29T07:49:00Z">
            <w:rPr>
              <w:rFonts w:ascii="Times New Roman" w:eastAsia="Times New Roman" w:hAnsi="Times New Roman" w:cs="Times New Roman"/>
              <w:color w:val="212121"/>
              <w:kern w:val="0"/>
              <w:sz w:val="20"/>
              <w:szCs w:val="20"/>
              <w14:ligatures w14:val="none"/>
            </w:rPr>
          </w:rPrChange>
        </w:rPr>
        <w:pPrChange w:id="447" w:author="Bird, Chris" w:date="2023-09-29T07:51:00Z">
          <w:pPr>
            <w:spacing w:line="276" w:lineRule="auto"/>
          </w:pPr>
        </w:pPrChange>
      </w:pPr>
      <w:r w:rsidRPr="00123830">
        <w:rPr>
          <w:rFonts w:ascii="Times New Roman" w:eastAsia="Times New Roman" w:hAnsi="Times New Roman" w:cs="Times New Roman"/>
          <w:b/>
          <w:bCs/>
          <w:color w:val="212121"/>
          <w:kern w:val="0"/>
          <w:sz w:val="22"/>
          <w:szCs w:val="22"/>
          <w14:ligatures w14:val="none"/>
          <w:rPrChange w:id="448" w:author="Bird, Chris" w:date="2023-09-29T07:49:00Z">
            <w:rPr>
              <w:rFonts w:ascii="Times New Roman" w:eastAsia="Times New Roman" w:hAnsi="Times New Roman" w:cs="Times New Roman"/>
              <w:b/>
              <w:bCs/>
              <w:color w:val="212121"/>
              <w:kern w:val="0"/>
              <w:sz w:val="20"/>
              <w:szCs w:val="20"/>
              <w14:ligatures w14:val="none"/>
            </w:rPr>
          </w:rPrChange>
        </w:rPr>
        <w:t>PCR Amplification &amp; Quantification:</w:t>
      </w:r>
      <w:r w:rsidRPr="00123830">
        <w:rPr>
          <w:rFonts w:ascii="Times New Roman" w:eastAsia="Times New Roman" w:hAnsi="Times New Roman" w:cs="Times New Roman"/>
          <w:color w:val="212121"/>
          <w:kern w:val="0"/>
          <w:sz w:val="22"/>
          <w:szCs w:val="22"/>
          <w14:ligatures w14:val="none"/>
          <w:rPrChange w:id="449" w:author="Bird, Chris" w:date="2023-09-29T07:49:00Z">
            <w:rPr>
              <w:rFonts w:ascii="Times New Roman" w:eastAsia="Times New Roman" w:hAnsi="Times New Roman" w:cs="Times New Roman"/>
              <w:color w:val="212121"/>
              <w:kern w:val="0"/>
              <w:sz w:val="20"/>
              <w:szCs w:val="20"/>
              <w14:ligatures w14:val="none"/>
            </w:rPr>
          </w:rPrChange>
        </w:rPr>
        <w:t xml:space="preserve"> Amplification of purified DNA with two sets of primers for a large ribosomal RNA gene subunit (LR gene) and the putative mismatch repair protein (MSH gene) will be conducted. Quantification of DNA yield will be analyzed using qPCR techniques.</w:t>
      </w:r>
    </w:p>
    <w:p w14:paraId="6E43F669" w14:textId="25DB2ECD" w:rsidR="00A72006" w:rsidRPr="00123830" w:rsidRDefault="007B05DB">
      <w:pPr>
        <w:rPr>
          <w:rFonts w:ascii="Times New Roman" w:eastAsia="Times New Roman" w:hAnsi="Times New Roman" w:cs="Times New Roman"/>
          <w:color w:val="000000"/>
          <w:kern w:val="0"/>
          <w:sz w:val="22"/>
          <w:szCs w:val="22"/>
          <w14:ligatures w14:val="none"/>
          <w:rPrChange w:id="450" w:author="Bird, Chris" w:date="2023-09-29T07:49:00Z">
            <w:rPr>
              <w:rFonts w:ascii="Times New Roman" w:eastAsia="Times New Roman" w:hAnsi="Times New Roman" w:cs="Times New Roman"/>
              <w:color w:val="000000"/>
              <w:kern w:val="0"/>
              <w:sz w:val="20"/>
              <w:szCs w:val="20"/>
              <w14:ligatures w14:val="none"/>
            </w:rPr>
          </w:rPrChange>
        </w:rPr>
        <w:pPrChange w:id="451" w:author="Bird, Chris" w:date="2023-09-29T07:51:00Z">
          <w:pPr>
            <w:spacing w:line="276" w:lineRule="auto"/>
          </w:pPr>
        </w:pPrChange>
      </w:pPr>
      <w:r w:rsidRPr="00123830">
        <w:rPr>
          <w:rFonts w:ascii="Times New Roman" w:eastAsia="Times New Roman" w:hAnsi="Times New Roman" w:cs="Times New Roman"/>
          <w:b/>
          <w:bCs/>
          <w:color w:val="212121"/>
          <w:kern w:val="0"/>
          <w:sz w:val="22"/>
          <w:szCs w:val="22"/>
          <w14:ligatures w14:val="none"/>
          <w:rPrChange w:id="452" w:author="Bird, Chris" w:date="2023-09-29T07:49:00Z">
            <w:rPr>
              <w:rFonts w:ascii="Times New Roman" w:eastAsia="Times New Roman" w:hAnsi="Times New Roman" w:cs="Times New Roman"/>
              <w:b/>
              <w:bCs/>
              <w:color w:val="212121"/>
              <w:kern w:val="0"/>
              <w:sz w:val="20"/>
              <w:szCs w:val="20"/>
              <w14:ligatures w14:val="none"/>
            </w:rPr>
          </w:rPrChange>
        </w:rPr>
        <w:t>Bioinformatic Analysis:</w:t>
      </w:r>
      <w:r w:rsidRPr="00123830">
        <w:rPr>
          <w:rFonts w:ascii="Times New Roman" w:eastAsia="Times New Roman" w:hAnsi="Times New Roman" w:cs="Times New Roman"/>
          <w:color w:val="212121"/>
          <w:kern w:val="0"/>
          <w:sz w:val="22"/>
          <w:szCs w:val="22"/>
          <w14:ligatures w14:val="none"/>
          <w:rPrChange w:id="453" w:author="Bird, Chris" w:date="2023-09-29T07:49:00Z">
            <w:rPr>
              <w:rFonts w:ascii="Times New Roman" w:eastAsia="Times New Roman" w:hAnsi="Times New Roman" w:cs="Times New Roman"/>
              <w:color w:val="212121"/>
              <w:kern w:val="0"/>
              <w:sz w:val="20"/>
              <w:szCs w:val="20"/>
              <w14:ligatures w14:val="none"/>
            </w:rPr>
          </w:rPrChange>
        </w:rPr>
        <w:t xml:space="preserve"> Upon successful DNA extraction, purification, and quantification of unknown coral samples; cross referencing of sequencing/barcoding data will be executed. </w:t>
      </w:r>
      <w:r w:rsidRPr="00123830">
        <w:rPr>
          <w:rFonts w:ascii="Times New Roman" w:eastAsia="Times New Roman" w:hAnsi="Times New Roman" w:cs="Times New Roman"/>
          <w:color w:val="000000"/>
          <w:kern w:val="0"/>
          <w:sz w:val="22"/>
          <w:szCs w:val="22"/>
          <w14:ligatures w14:val="none"/>
          <w:rPrChange w:id="454" w:author="Bird, Chris" w:date="2023-09-29T07:49:00Z">
            <w:rPr>
              <w:rFonts w:ascii="Times New Roman" w:eastAsia="Times New Roman" w:hAnsi="Times New Roman" w:cs="Times New Roman"/>
              <w:color w:val="000000"/>
              <w:kern w:val="0"/>
              <w:sz w:val="20"/>
              <w:szCs w:val="20"/>
              <w14:ligatures w14:val="none"/>
            </w:rPr>
          </w:rPrChange>
        </w:rPr>
        <w:t xml:space="preserve">The goal here is to identify the species and gather genetic information from these previously unidentified corals. </w:t>
      </w:r>
    </w:p>
    <w:p w14:paraId="4972E71A" w14:textId="77777777" w:rsidR="00A72006" w:rsidRPr="00123830" w:rsidRDefault="00A72006">
      <w:pPr>
        <w:rPr>
          <w:rFonts w:ascii="Times New Roman" w:eastAsia="Times New Roman" w:hAnsi="Times New Roman" w:cs="Times New Roman"/>
          <w:color w:val="000000"/>
          <w:kern w:val="0"/>
          <w:sz w:val="22"/>
          <w:szCs w:val="22"/>
          <w14:ligatures w14:val="none"/>
          <w:rPrChange w:id="455" w:author="Bird, Chris" w:date="2023-09-29T07:49:00Z">
            <w:rPr>
              <w:rFonts w:ascii="Times New Roman" w:eastAsia="Times New Roman" w:hAnsi="Times New Roman" w:cs="Times New Roman"/>
              <w:color w:val="000000"/>
              <w:kern w:val="0"/>
              <w:sz w:val="20"/>
              <w:szCs w:val="20"/>
              <w14:ligatures w14:val="none"/>
            </w:rPr>
          </w:rPrChange>
        </w:rPr>
        <w:pPrChange w:id="456" w:author="Bird, Chris" w:date="2023-09-29T07:51:00Z">
          <w:pPr>
            <w:spacing w:line="276" w:lineRule="auto"/>
          </w:pPr>
        </w:pPrChange>
      </w:pPr>
    </w:p>
    <w:p w14:paraId="4E663D6E" w14:textId="7813561D" w:rsidR="00672D81" w:rsidRPr="00123830" w:rsidRDefault="007B05DB">
      <w:pPr>
        <w:rPr>
          <w:rFonts w:ascii="Times New Roman" w:eastAsia="Times New Roman" w:hAnsi="Times New Roman" w:cs="Times New Roman"/>
          <w:color w:val="212121"/>
          <w:kern w:val="0"/>
          <w:sz w:val="22"/>
          <w:szCs w:val="22"/>
          <w14:ligatures w14:val="none"/>
          <w:rPrChange w:id="457" w:author="Bird, Chris" w:date="2023-09-29T07:49:00Z">
            <w:rPr>
              <w:rFonts w:ascii="Times New Roman" w:eastAsia="Times New Roman" w:hAnsi="Times New Roman" w:cs="Times New Roman"/>
              <w:color w:val="212121"/>
              <w:kern w:val="0"/>
              <w:sz w:val="20"/>
              <w:szCs w:val="20"/>
              <w14:ligatures w14:val="none"/>
            </w:rPr>
          </w:rPrChange>
        </w:rPr>
        <w:pPrChange w:id="458" w:author="Bird, Chris" w:date="2023-09-29T07:51:00Z">
          <w:pPr>
            <w:spacing w:line="276" w:lineRule="auto"/>
          </w:pPr>
        </w:pPrChange>
      </w:pPr>
      <w:r w:rsidRPr="00123830">
        <w:rPr>
          <w:rFonts w:ascii="Times New Roman" w:eastAsia="Times New Roman" w:hAnsi="Times New Roman" w:cs="Times New Roman"/>
          <w:b/>
          <w:bCs/>
          <w:color w:val="212121"/>
          <w:kern w:val="0"/>
          <w:sz w:val="22"/>
          <w:szCs w:val="22"/>
          <w14:ligatures w14:val="none"/>
          <w:rPrChange w:id="459" w:author="Bird, Chris" w:date="2023-09-29T07:49:00Z">
            <w:rPr>
              <w:rFonts w:ascii="Times New Roman" w:eastAsia="Times New Roman" w:hAnsi="Times New Roman" w:cs="Times New Roman"/>
              <w:b/>
              <w:bCs/>
              <w:color w:val="212121"/>
              <w:kern w:val="0"/>
              <w:sz w:val="20"/>
              <w:szCs w:val="20"/>
              <w14:ligatures w14:val="none"/>
            </w:rPr>
          </w:rPrChange>
        </w:rPr>
        <w:t>Optimization of Coral DNA Extraction Methods:</w:t>
      </w:r>
      <w:r w:rsidRPr="00123830">
        <w:rPr>
          <w:rFonts w:ascii="Times New Roman" w:eastAsia="Times New Roman" w:hAnsi="Times New Roman" w:cs="Times New Roman"/>
          <w:color w:val="212121"/>
          <w:kern w:val="0"/>
          <w:sz w:val="22"/>
          <w:szCs w:val="22"/>
          <w14:ligatures w14:val="none"/>
          <w:rPrChange w:id="460" w:author="Bird, Chris" w:date="2023-09-29T07:49:00Z">
            <w:rPr>
              <w:rFonts w:ascii="Times New Roman" w:eastAsia="Times New Roman" w:hAnsi="Times New Roman" w:cs="Times New Roman"/>
              <w:color w:val="212121"/>
              <w:kern w:val="0"/>
              <w:sz w:val="20"/>
              <w:szCs w:val="20"/>
              <w14:ligatures w14:val="none"/>
            </w:rPr>
          </w:rPrChange>
        </w:rPr>
        <w:t xml:space="preserve"> The final stage of the project will encompass optimizing experimental design and protocols used for the extraction of coral DNA from coral skeletons. Optimization of materials and reagents, instrumentation, standard operating procedures, variables and controls, data collection, and methods of statistical analysis will be evaluated.</w:t>
      </w:r>
    </w:p>
    <w:p w14:paraId="434F85EB" w14:textId="21AA0C31" w:rsidR="00672D81" w:rsidRPr="00123830" w:rsidRDefault="00672D81" w:rsidP="00123830">
      <w:pPr>
        <w:rPr>
          <w:rFonts w:ascii="Times New Roman" w:hAnsi="Times New Roman" w:cs="Times New Roman"/>
          <w:sz w:val="22"/>
          <w:szCs w:val="22"/>
          <w:rPrChange w:id="461" w:author="Bird, Chris" w:date="2023-09-29T07:49:00Z">
            <w:rPr>
              <w:rFonts w:ascii="Times New Roman" w:hAnsi="Times New Roman" w:cs="Times New Roman"/>
              <w:sz w:val="20"/>
              <w:szCs w:val="20"/>
            </w:rPr>
          </w:rPrChange>
        </w:rPr>
      </w:pPr>
    </w:p>
    <w:p w14:paraId="5CD163DB" w14:textId="5E08401D" w:rsidR="00672D81" w:rsidRPr="00123830" w:rsidRDefault="00672D81" w:rsidP="00123830">
      <w:pPr>
        <w:rPr>
          <w:rFonts w:ascii="Times New Roman" w:hAnsi="Times New Roman" w:cs="Times New Roman"/>
          <w:sz w:val="22"/>
          <w:szCs w:val="22"/>
          <w:rPrChange w:id="462" w:author="Bird, Chris" w:date="2023-09-29T07:49:00Z">
            <w:rPr>
              <w:rFonts w:ascii="Times New Roman" w:hAnsi="Times New Roman" w:cs="Times New Roman"/>
              <w:sz w:val="20"/>
              <w:szCs w:val="20"/>
            </w:rPr>
          </w:rPrChange>
        </w:rPr>
      </w:pPr>
      <w:r w:rsidRPr="00123830">
        <w:rPr>
          <w:rFonts w:ascii="Times New Roman" w:hAnsi="Times New Roman" w:cs="Times New Roman"/>
          <w:noProof/>
          <w:sz w:val="22"/>
          <w:szCs w:val="22"/>
          <w:rPrChange w:id="463"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75648" behindDoc="0" locked="0" layoutInCell="1" allowOverlap="1" wp14:anchorId="24DC347F" wp14:editId="23EA37B5">
                <wp:simplePos x="0" y="0"/>
                <wp:positionH relativeFrom="column">
                  <wp:posOffset>4638040</wp:posOffset>
                </wp:positionH>
                <wp:positionV relativeFrom="paragraph">
                  <wp:posOffset>67945</wp:posOffset>
                </wp:positionV>
                <wp:extent cx="885322" cy="180230"/>
                <wp:effectExtent l="0" t="0" r="3810" b="0"/>
                <wp:wrapNone/>
                <wp:docPr id="70376137" name="Text Box 70376137"/>
                <wp:cNvGraphicFramePr/>
                <a:graphic xmlns:a="http://schemas.openxmlformats.org/drawingml/2006/main">
                  <a:graphicData uri="http://schemas.microsoft.com/office/word/2010/wordprocessingShape">
                    <wps:wsp>
                      <wps:cNvSpPr txBox="1"/>
                      <wps:spPr>
                        <a:xfrm>
                          <a:off x="0" y="0"/>
                          <a:ext cx="885322" cy="180230"/>
                        </a:xfrm>
                        <a:prstGeom prst="rect">
                          <a:avLst/>
                        </a:prstGeom>
                        <a:solidFill>
                          <a:schemeClr val="lt1"/>
                        </a:solidFill>
                        <a:ln w="6350">
                          <a:noFill/>
                        </a:ln>
                      </wps:spPr>
                      <wps:txbx>
                        <w:txbxContent>
                          <w:p w14:paraId="3BAF3DA7" w14:textId="77777777" w:rsidR="00672D81" w:rsidRPr="008F300F" w:rsidRDefault="00672D81" w:rsidP="00672D81">
                            <w:pPr>
                              <w:jc w:val="center"/>
                              <w:rPr>
                                <w:rFonts w:ascii="Times New Roman" w:hAnsi="Times New Roman" w:cs="Times New Roman"/>
                                <w:sz w:val="13"/>
                                <w:szCs w:val="13"/>
                              </w:rPr>
                            </w:pPr>
                            <w:r w:rsidRPr="008F300F">
                              <w:rPr>
                                <w:rFonts w:ascii="Times New Roman" w:hAnsi="Times New Roman" w:cs="Times New Roman"/>
                                <w:sz w:val="13"/>
                                <w:szCs w:val="13"/>
                              </w:rPr>
                              <w:t>Control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DC347F" id="_x0000_t202" coordsize="21600,21600" o:spt="202" path="m,l,21600r21600,l21600,xe">
                <v:stroke joinstyle="miter"/>
                <v:path gradientshapeok="t" o:connecttype="rect"/>
              </v:shapetype>
              <v:shape id="Text Box 70376137" o:spid="_x0000_s1026" type="#_x0000_t202" style="position:absolute;margin-left:365.2pt;margin-top:5.35pt;width:69.7pt;height:1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" fillcolor="white [3201]" stroked="f" strokeweight=".5pt">
                <v:textbox>
                  <w:txbxContent>
                    <w:p w14:paraId="3BAF3DA7" w14:textId="77777777" w:rsidR="00672D81" w:rsidRPr="008F300F" w:rsidRDefault="00672D81" w:rsidP="00672D81">
                      <w:pPr>
                        <w:jc w:val="center"/>
                        <w:rPr>
                          <w:rFonts w:ascii="Times New Roman" w:hAnsi="Times New Roman" w:cs="Times New Roman"/>
                          <w:sz w:val="13"/>
                          <w:szCs w:val="13"/>
                        </w:rPr>
                      </w:pPr>
                      <w:r w:rsidRPr="008F300F">
                        <w:rPr>
                          <w:rFonts w:ascii="Times New Roman" w:hAnsi="Times New Roman" w:cs="Times New Roman"/>
                          <w:sz w:val="13"/>
                          <w:szCs w:val="13"/>
                        </w:rPr>
                        <w:t>Control III</w:t>
                      </w:r>
                    </w:p>
                  </w:txbxContent>
                </v:textbox>
              </v:shape>
            </w:pict>
          </mc:Fallback>
        </mc:AlternateContent>
      </w:r>
      <w:r w:rsidRPr="00123830">
        <w:rPr>
          <w:rFonts w:ascii="Times New Roman" w:hAnsi="Times New Roman" w:cs="Times New Roman"/>
          <w:noProof/>
          <w:sz w:val="22"/>
          <w:szCs w:val="22"/>
          <w:rPrChange w:id="464"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73600" behindDoc="0" locked="0" layoutInCell="1" allowOverlap="1" wp14:anchorId="5B6489DA" wp14:editId="1F225895">
                <wp:simplePos x="0" y="0"/>
                <wp:positionH relativeFrom="column">
                  <wp:posOffset>3137535</wp:posOffset>
                </wp:positionH>
                <wp:positionV relativeFrom="paragraph">
                  <wp:posOffset>48223</wp:posOffset>
                </wp:positionV>
                <wp:extent cx="885190" cy="197223"/>
                <wp:effectExtent l="0" t="0" r="3810" b="6350"/>
                <wp:wrapNone/>
                <wp:docPr id="2044890623" name="Text Box 2044890623"/>
                <wp:cNvGraphicFramePr/>
                <a:graphic xmlns:a="http://schemas.openxmlformats.org/drawingml/2006/main">
                  <a:graphicData uri="http://schemas.microsoft.com/office/word/2010/wordprocessingShape">
                    <wps:wsp>
                      <wps:cNvSpPr txBox="1"/>
                      <wps:spPr>
                        <a:xfrm>
                          <a:off x="0" y="0"/>
                          <a:ext cx="885190" cy="197223"/>
                        </a:xfrm>
                        <a:prstGeom prst="rect">
                          <a:avLst/>
                        </a:prstGeom>
                        <a:solidFill>
                          <a:schemeClr val="lt1"/>
                        </a:solidFill>
                        <a:ln w="6350">
                          <a:noFill/>
                        </a:ln>
                      </wps:spPr>
                      <wps:txbx>
                        <w:txbxContent>
                          <w:p w14:paraId="07DBDC5C" w14:textId="77777777" w:rsidR="00672D81" w:rsidRPr="008F300F" w:rsidRDefault="00672D81" w:rsidP="00672D81">
                            <w:pPr>
                              <w:jc w:val="center"/>
                              <w:rPr>
                                <w:rFonts w:ascii="Times New Roman" w:hAnsi="Times New Roman" w:cs="Times New Roman"/>
                                <w:sz w:val="13"/>
                                <w:szCs w:val="13"/>
                              </w:rPr>
                            </w:pPr>
                            <w:r w:rsidRPr="008F300F">
                              <w:rPr>
                                <w:rFonts w:ascii="Times New Roman" w:hAnsi="Times New Roman" w:cs="Times New Roman"/>
                                <w:sz w:val="13"/>
                                <w:szCs w:val="13"/>
                              </w:rPr>
                              <w:t>Control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89DA" id="Text Box 2044890623" o:spid="_x0000_s1027" type="#_x0000_t202" style="position:absolute;margin-left:247.05pt;margin-top:3.8pt;width:69.7pt;height:15.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" fillcolor="white [3201]" stroked="f" strokeweight=".5pt">
                <v:textbox>
                  <w:txbxContent>
                    <w:p w14:paraId="07DBDC5C" w14:textId="77777777" w:rsidR="00672D81" w:rsidRPr="008F300F" w:rsidRDefault="00672D81" w:rsidP="00672D81">
                      <w:pPr>
                        <w:jc w:val="center"/>
                        <w:rPr>
                          <w:rFonts w:ascii="Times New Roman" w:hAnsi="Times New Roman" w:cs="Times New Roman"/>
                          <w:sz w:val="13"/>
                          <w:szCs w:val="13"/>
                        </w:rPr>
                      </w:pPr>
                      <w:r w:rsidRPr="008F300F">
                        <w:rPr>
                          <w:rFonts w:ascii="Times New Roman" w:hAnsi="Times New Roman" w:cs="Times New Roman"/>
                          <w:sz w:val="13"/>
                          <w:szCs w:val="13"/>
                        </w:rPr>
                        <w:t>Control II</w:t>
                      </w:r>
                    </w:p>
                  </w:txbxContent>
                </v:textbox>
              </v:shape>
            </w:pict>
          </mc:Fallback>
        </mc:AlternateContent>
      </w:r>
      <w:r w:rsidRPr="00123830">
        <w:rPr>
          <w:rFonts w:ascii="Times New Roman" w:hAnsi="Times New Roman" w:cs="Times New Roman"/>
          <w:noProof/>
          <w:sz w:val="22"/>
          <w:szCs w:val="22"/>
          <w:rPrChange w:id="465"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74624" behindDoc="0" locked="0" layoutInCell="1" allowOverlap="1" wp14:anchorId="7B291688" wp14:editId="207FD5BE">
                <wp:simplePos x="0" y="0"/>
                <wp:positionH relativeFrom="column">
                  <wp:posOffset>1653221</wp:posOffset>
                </wp:positionH>
                <wp:positionV relativeFrom="paragraph">
                  <wp:posOffset>43502</wp:posOffset>
                </wp:positionV>
                <wp:extent cx="885190" cy="209491"/>
                <wp:effectExtent l="0" t="0" r="3810" b="0"/>
                <wp:wrapNone/>
                <wp:docPr id="1477296690" name="Text Box 1477296690"/>
                <wp:cNvGraphicFramePr/>
                <a:graphic xmlns:a="http://schemas.openxmlformats.org/drawingml/2006/main">
                  <a:graphicData uri="http://schemas.microsoft.com/office/word/2010/wordprocessingShape">
                    <wps:wsp>
                      <wps:cNvSpPr txBox="1"/>
                      <wps:spPr>
                        <a:xfrm>
                          <a:off x="0" y="0"/>
                          <a:ext cx="885190" cy="209491"/>
                        </a:xfrm>
                        <a:prstGeom prst="rect">
                          <a:avLst/>
                        </a:prstGeom>
                        <a:solidFill>
                          <a:schemeClr val="lt1"/>
                        </a:solidFill>
                        <a:ln w="6350">
                          <a:noFill/>
                        </a:ln>
                      </wps:spPr>
                      <wps:txbx>
                        <w:txbxContent>
                          <w:p w14:paraId="56D3D11F" w14:textId="77777777" w:rsidR="00672D81" w:rsidRPr="008F300F" w:rsidRDefault="00672D81" w:rsidP="00672D81">
                            <w:pPr>
                              <w:jc w:val="center"/>
                              <w:rPr>
                                <w:rFonts w:ascii="Times New Roman" w:hAnsi="Times New Roman" w:cs="Times New Roman"/>
                                <w:sz w:val="13"/>
                                <w:szCs w:val="13"/>
                              </w:rPr>
                            </w:pPr>
                            <w:r w:rsidRPr="008F300F">
                              <w:rPr>
                                <w:rFonts w:ascii="Times New Roman" w:hAnsi="Times New Roman" w:cs="Times New Roman"/>
                                <w:sz w:val="13"/>
                                <w:szCs w:val="13"/>
                              </w:rPr>
                              <w:t>Control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91688" id="Text Box 1477296690" o:spid="_x0000_s1028" type="#_x0000_t202" style="position:absolute;margin-left:130.15pt;margin-top:3.45pt;width:69.7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" fillcolor="white [3201]" stroked="f" strokeweight=".5pt">
                <v:textbox>
                  <w:txbxContent>
                    <w:p w14:paraId="56D3D11F" w14:textId="77777777" w:rsidR="00672D81" w:rsidRPr="008F300F" w:rsidRDefault="00672D81" w:rsidP="00672D81">
                      <w:pPr>
                        <w:jc w:val="center"/>
                        <w:rPr>
                          <w:rFonts w:ascii="Times New Roman" w:hAnsi="Times New Roman" w:cs="Times New Roman"/>
                          <w:sz w:val="13"/>
                          <w:szCs w:val="13"/>
                        </w:rPr>
                      </w:pPr>
                      <w:r w:rsidRPr="008F300F">
                        <w:rPr>
                          <w:rFonts w:ascii="Times New Roman" w:hAnsi="Times New Roman" w:cs="Times New Roman"/>
                          <w:sz w:val="13"/>
                          <w:szCs w:val="13"/>
                        </w:rPr>
                        <w:t>Control I</w:t>
                      </w:r>
                    </w:p>
                  </w:txbxContent>
                </v:textbox>
              </v:shape>
            </w:pict>
          </mc:Fallback>
        </mc:AlternateContent>
      </w:r>
      <w:r w:rsidRPr="00123830">
        <w:rPr>
          <w:rFonts w:ascii="Times New Roman" w:hAnsi="Times New Roman" w:cs="Times New Roman"/>
          <w:noProof/>
          <w:sz w:val="22"/>
          <w:szCs w:val="22"/>
          <w:rPrChange w:id="466"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68480" behindDoc="0" locked="0" layoutInCell="1" allowOverlap="1" wp14:anchorId="6F3EC35E" wp14:editId="5CF78238">
                <wp:simplePos x="0" y="0"/>
                <wp:positionH relativeFrom="column">
                  <wp:posOffset>1336921</wp:posOffset>
                </wp:positionH>
                <wp:positionV relativeFrom="paragraph">
                  <wp:posOffset>119605</wp:posOffset>
                </wp:positionV>
                <wp:extent cx="0" cy="742950"/>
                <wp:effectExtent l="0" t="0" r="12700" b="6350"/>
                <wp:wrapNone/>
                <wp:docPr id="758911443" name="Straight Connector 758911443"/>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D8E9433" id="Straight Connector 75891144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25pt,9.4pt" to="105.2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" strokecolor="black [3200]" strokeweight=".5pt">
                <v:stroke joinstyle="miter"/>
              </v:line>
            </w:pict>
          </mc:Fallback>
        </mc:AlternateContent>
      </w:r>
    </w:p>
    <w:p w14:paraId="67F0C071" w14:textId="1151EEF8" w:rsidR="00672D81" w:rsidRPr="00123830" w:rsidRDefault="00672D81" w:rsidP="00123830">
      <w:pPr>
        <w:rPr>
          <w:rFonts w:ascii="Times New Roman" w:hAnsi="Times New Roman" w:cs="Times New Roman"/>
          <w:sz w:val="22"/>
          <w:szCs w:val="22"/>
          <w:rPrChange w:id="467" w:author="Bird, Chris" w:date="2023-09-29T07:49:00Z">
            <w:rPr>
              <w:rFonts w:ascii="Times New Roman" w:hAnsi="Times New Roman" w:cs="Times New Roman"/>
              <w:sz w:val="20"/>
              <w:szCs w:val="20"/>
            </w:rPr>
          </w:rPrChange>
        </w:rPr>
      </w:pPr>
      <w:r w:rsidRPr="00123830">
        <w:rPr>
          <w:rFonts w:ascii="Times New Roman" w:hAnsi="Times New Roman" w:cs="Times New Roman"/>
          <w:noProof/>
          <w:sz w:val="22"/>
          <w:szCs w:val="22"/>
          <w:rPrChange w:id="468"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64384" behindDoc="0" locked="0" layoutInCell="1" allowOverlap="1" wp14:anchorId="145DAE68" wp14:editId="73B7544D">
                <wp:simplePos x="0" y="0"/>
                <wp:positionH relativeFrom="column">
                  <wp:posOffset>88265</wp:posOffset>
                </wp:positionH>
                <wp:positionV relativeFrom="paragraph">
                  <wp:posOffset>106083</wp:posOffset>
                </wp:positionV>
                <wp:extent cx="1042220" cy="530696"/>
                <wp:effectExtent l="0" t="0" r="12065" b="15875"/>
                <wp:wrapNone/>
                <wp:docPr id="1319767183" name="Rounded Rectangle 1319767183"/>
                <wp:cNvGraphicFramePr/>
                <a:graphic xmlns:a="http://schemas.openxmlformats.org/drawingml/2006/main">
                  <a:graphicData uri="http://schemas.microsoft.com/office/word/2010/wordprocessingShape">
                    <wps:wsp>
                      <wps:cNvSpPr/>
                      <wps:spPr>
                        <a:xfrm>
                          <a:off x="0" y="0"/>
                          <a:ext cx="1042220" cy="530696"/>
                        </a:xfrm>
                        <a:prstGeom prst="round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9D661" id="Rounded Rectangle 1319767183" o:spid="_x0000_s1026" style="position:absolute;margin-left:6.95pt;margin-top:8.35pt;width:82.05pt;height:4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" fillcolor="white [3201]" strokecolor="black [3200]" strokeweight=".5pt">
                <v:stroke joinstyle="miter"/>
              </v:roundrect>
            </w:pict>
          </mc:Fallback>
        </mc:AlternateContent>
      </w:r>
      <w:r w:rsidRPr="00123830">
        <w:rPr>
          <w:rFonts w:ascii="Times New Roman" w:hAnsi="Times New Roman" w:cs="Times New Roman"/>
          <w:noProof/>
          <w:sz w:val="22"/>
          <w:szCs w:val="22"/>
          <w:rPrChange w:id="469"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67456" behindDoc="0" locked="0" layoutInCell="1" allowOverlap="1" wp14:anchorId="24ACE4DC" wp14:editId="1A000459">
                <wp:simplePos x="0" y="0"/>
                <wp:positionH relativeFrom="column">
                  <wp:posOffset>4535932</wp:posOffset>
                </wp:positionH>
                <wp:positionV relativeFrom="paragraph">
                  <wp:posOffset>118263</wp:posOffset>
                </wp:positionV>
                <wp:extent cx="1066800" cy="527931"/>
                <wp:effectExtent l="0" t="0" r="12700" b="18415"/>
                <wp:wrapNone/>
                <wp:docPr id="729470742" name="Rounded Rectangle 729470742"/>
                <wp:cNvGraphicFramePr/>
                <a:graphic xmlns:a="http://schemas.openxmlformats.org/drawingml/2006/main">
                  <a:graphicData uri="http://schemas.microsoft.com/office/word/2010/wordprocessingShape">
                    <wps:wsp>
                      <wps:cNvSpPr/>
                      <wps:spPr>
                        <a:xfrm>
                          <a:off x="0" y="0"/>
                          <a:ext cx="1066800" cy="527931"/>
                        </a:xfrm>
                        <a:prstGeom prst="round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D29527" id="Rounded Rectangle 729470742" o:spid="_x0000_s1026" style="position:absolute;margin-left:357.15pt;margin-top:9.3pt;width:84pt;height:41.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" fillcolor="white [3201]" strokecolor="black [3200]" strokeweight=".5pt">
                <v:stroke joinstyle="miter"/>
              </v:roundrect>
            </w:pict>
          </mc:Fallback>
        </mc:AlternateContent>
      </w:r>
      <w:r w:rsidRPr="00123830">
        <w:rPr>
          <w:rFonts w:ascii="Times New Roman" w:hAnsi="Times New Roman" w:cs="Times New Roman"/>
          <w:noProof/>
          <w:sz w:val="22"/>
          <w:szCs w:val="22"/>
          <w:rPrChange w:id="470"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66432" behindDoc="0" locked="0" layoutInCell="1" allowOverlap="1" wp14:anchorId="4E47DC4E" wp14:editId="0CFB62DE">
                <wp:simplePos x="0" y="0"/>
                <wp:positionH relativeFrom="column">
                  <wp:posOffset>3055438</wp:posOffset>
                </wp:positionH>
                <wp:positionV relativeFrom="paragraph">
                  <wp:posOffset>113665</wp:posOffset>
                </wp:positionV>
                <wp:extent cx="1071245" cy="525862"/>
                <wp:effectExtent l="0" t="0" r="8255" b="7620"/>
                <wp:wrapNone/>
                <wp:docPr id="855605983" name="Rounded Rectangle 855605983"/>
                <wp:cNvGraphicFramePr/>
                <a:graphic xmlns:a="http://schemas.openxmlformats.org/drawingml/2006/main">
                  <a:graphicData uri="http://schemas.microsoft.com/office/word/2010/wordprocessingShape">
                    <wps:wsp>
                      <wps:cNvSpPr/>
                      <wps:spPr>
                        <a:xfrm>
                          <a:off x="0" y="0"/>
                          <a:ext cx="1071245" cy="525862"/>
                        </a:xfrm>
                        <a:prstGeom prst="round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A579D" id="Rounded Rectangle 855605983" o:spid="_x0000_s1026" style="position:absolute;margin-left:240.6pt;margin-top:8.95pt;width:84.35pt;height:4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" fillcolor="white [3201]" strokecolor="black [3200]" strokeweight=".5pt">
                <v:stroke joinstyle="miter"/>
              </v:roundrect>
            </w:pict>
          </mc:Fallback>
        </mc:AlternateContent>
      </w:r>
      <w:r w:rsidRPr="00123830">
        <w:rPr>
          <w:rFonts w:ascii="Times New Roman" w:hAnsi="Times New Roman" w:cs="Times New Roman"/>
          <w:noProof/>
          <w:sz w:val="22"/>
          <w:szCs w:val="22"/>
          <w:rPrChange w:id="471"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65408" behindDoc="0" locked="0" layoutInCell="1" allowOverlap="1" wp14:anchorId="3E34DAD3" wp14:editId="7AC6C277">
                <wp:simplePos x="0" y="0"/>
                <wp:positionH relativeFrom="column">
                  <wp:posOffset>1554361</wp:posOffset>
                </wp:positionH>
                <wp:positionV relativeFrom="paragraph">
                  <wp:posOffset>110906</wp:posOffset>
                </wp:positionV>
                <wp:extent cx="1076632" cy="525862"/>
                <wp:effectExtent l="0" t="0" r="15875" b="7620"/>
                <wp:wrapNone/>
                <wp:docPr id="439466995" name="Rounded Rectangle 439466995"/>
                <wp:cNvGraphicFramePr/>
                <a:graphic xmlns:a="http://schemas.openxmlformats.org/drawingml/2006/main">
                  <a:graphicData uri="http://schemas.microsoft.com/office/word/2010/wordprocessingShape">
                    <wps:wsp>
                      <wps:cNvSpPr/>
                      <wps:spPr>
                        <a:xfrm>
                          <a:off x="0" y="0"/>
                          <a:ext cx="1076632" cy="525862"/>
                        </a:xfrm>
                        <a:prstGeom prst="round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BB1593" id="Rounded Rectangle 439466995" o:spid="_x0000_s1026" style="position:absolute;margin-left:122.4pt;margin-top:8.75pt;width:84.75pt;height:4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" fillcolor="white [3201]" strokecolor="black [3200]" strokeweight=".5pt">
                <v:stroke joinstyle="miter"/>
              </v:roundrect>
            </w:pict>
          </mc:Fallback>
        </mc:AlternateContent>
      </w:r>
    </w:p>
    <w:p w14:paraId="1A13A0DF" w14:textId="2DABFC44" w:rsidR="00672D81" w:rsidRPr="00123830" w:rsidRDefault="00672D81" w:rsidP="00123830">
      <w:pPr>
        <w:rPr>
          <w:rFonts w:ascii="Times New Roman" w:hAnsi="Times New Roman" w:cs="Times New Roman"/>
          <w:sz w:val="22"/>
          <w:szCs w:val="22"/>
          <w:rPrChange w:id="472" w:author="Bird, Chris" w:date="2023-09-29T07:49:00Z">
            <w:rPr>
              <w:rFonts w:ascii="Times New Roman" w:hAnsi="Times New Roman" w:cs="Times New Roman"/>
              <w:sz w:val="20"/>
              <w:szCs w:val="20"/>
            </w:rPr>
          </w:rPrChange>
        </w:rPr>
      </w:pPr>
      <w:r w:rsidRPr="00123830">
        <w:rPr>
          <w:rFonts w:ascii="Times New Roman" w:hAnsi="Times New Roman" w:cs="Times New Roman"/>
          <w:noProof/>
          <w:sz w:val="22"/>
          <w:szCs w:val="22"/>
          <w:rPrChange w:id="473"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72576" behindDoc="0" locked="0" layoutInCell="1" allowOverlap="1" wp14:anchorId="245B88EE" wp14:editId="61F7835E">
                <wp:simplePos x="0" y="0"/>
                <wp:positionH relativeFrom="column">
                  <wp:posOffset>4627245</wp:posOffset>
                </wp:positionH>
                <wp:positionV relativeFrom="paragraph">
                  <wp:posOffset>19685</wp:posOffset>
                </wp:positionV>
                <wp:extent cx="895985" cy="407035"/>
                <wp:effectExtent l="0" t="0" r="5715" b="0"/>
                <wp:wrapNone/>
                <wp:docPr id="191024067" name="Text Box 191024067"/>
                <wp:cNvGraphicFramePr/>
                <a:graphic xmlns:a="http://schemas.openxmlformats.org/drawingml/2006/main">
                  <a:graphicData uri="http://schemas.microsoft.com/office/word/2010/wordprocessingShape">
                    <wps:wsp>
                      <wps:cNvSpPr txBox="1"/>
                      <wps:spPr>
                        <a:xfrm>
                          <a:off x="0" y="0"/>
                          <a:ext cx="895985" cy="407035"/>
                        </a:xfrm>
                        <a:prstGeom prst="rect">
                          <a:avLst/>
                        </a:prstGeom>
                        <a:solidFill>
                          <a:schemeClr val="lt1"/>
                        </a:solidFill>
                        <a:ln w="6350">
                          <a:noFill/>
                        </a:ln>
                      </wps:spPr>
                      <wps:txbx>
                        <w:txbxContent>
                          <w:p w14:paraId="03BACBCD"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Treated</w:t>
                            </w:r>
                          </w:p>
                          <w:p w14:paraId="302916DE"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Known Coral  Skeleton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B88EE" id="Text Box 191024067" o:spid="_x0000_s1029" type="#_x0000_t202" style="position:absolute;margin-left:364.35pt;margin-top:1.55pt;width:70.55pt;height:32.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" fillcolor="white [3201]" stroked="f" strokeweight=".5pt">
                <v:textbox>
                  <w:txbxContent>
                    <w:p w14:paraId="03BACBCD"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Treated</w:t>
                      </w:r>
                    </w:p>
                    <w:p w14:paraId="302916DE"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Known Coral  Skeleton</w:t>
                      </w:r>
                    </w:p>
                  </w:txbxContent>
                </v:textbox>
              </v:shape>
            </w:pict>
          </mc:Fallback>
        </mc:AlternateContent>
      </w:r>
      <w:r w:rsidRPr="00123830">
        <w:rPr>
          <w:rFonts w:ascii="Times New Roman" w:hAnsi="Times New Roman" w:cs="Times New Roman"/>
          <w:noProof/>
          <w:sz w:val="22"/>
          <w:szCs w:val="22"/>
          <w:rPrChange w:id="474"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71552" behindDoc="0" locked="0" layoutInCell="1" allowOverlap="1" wp14:anchorId="462E4333" wp14:editId="7344E37F">
                <wp:simplePos x="0" y="0"/>
                <wp:positionH relativeFrom="column">
                  <wp:posOffset>3134995</wp:posOffset>
                </wp:positionH>
                <wp:positionV relativeFrom="paragraph">
                  <wp:posOffset>79354</wp:posOffset>
                </wp:positionV>
                <wp:extent cx="916305" cy="306603"/>
                <wp:effectExtent l="0" t="0" r="0" b="0"/>
                <wp:wrapNone/>
                <wp:docPr id="890658480" name="Text Box 890658480"/>
                <wp:cNvGraphicFramePr/>
                <a:graphic xmlns:a="http://schemas.openxmlformats.org/drawingml/2006/main">
                  <a:graphicData uri="http://schemas.microsoft.com/office/word/2010/wordprocessingShape">
                    <wps:wsp>
                      <wps:cNvSpPr txBox="1"/>
                      <wps:spPr>
                        <a:xfrm>
                          <a:off x="0" y="0"/>
                          <a:ext cx="916305" cy="306603"/>
                        </a:xfrm>
                        <a:prstGeom prst="rect">
                          <a:avLst/>
                        </a:prstGeom>
                        <a:solidFill>
                          <a:schemeClr val="lt1"/>
                        </a:solidFill>
                        <a:ln w="6350">
                          <a:noFill/>
                        </a:ln>
                      </wps:spPr>
                      <wps:txbx>
                        <w:txbxContent>
                          <w:p w14:paraId="481F210B"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Known Coral Skeleton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E4333" id="Text Box 890658480" o:spid="_x0000_s1030" type="#_x0000_t202" style="position:absolute;margin-left:246.85pt;margin-top:6.25pt;width:72.15pt;height:2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" fillcolor="white [3201]" stroked="f" strokeweight=".5pt">
                <v:textbox>
                  <w:txbxContent>
                    <w:p w14:paraId="481F210B"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Known Coral Skeleton</w:t>
                      </w:r>
                    </w:p>
                  </w:txbxContent>
                </v:textbox>
              </v:shape>
            </w:pict>
          </mc:Fallback>
        </mc:AlternateContent>
      </w:r>
      <w:r w:rsidRPr="00123830">
        <w:rPr>
          <w:rFonts w:ascii="Times New Roman" w:hAnsi="Times New Roman" w:cs="Times New Roman"/>
          <w:noProof/>
          <w:sz w:val="22"/>
          <w:szCs w:val="22"/>
          <w:rPrChange w:id="475"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70528" behindDoc="0" locked="0" layoutInCell="1" allowOverlap="1" wp14:anchorId="5504A2BE" wp14:editId="3D1E0A74">
                <wp:simplePos x="0" y="0"/>
                <wp:positionH relativeFrom="column">
                  <wp:posOffset>1635639</wp:posOffset>
                </wp:positionH>
                <wp:positionV relativeFrom="paragraph">
                  <wp:posOffset>125942</wp:posOffset>
                </wp:positionV>
                <wp:extent cx="905413" cy="301432"/>
                <wp:effectExtent l="0" t="0" r="0" b="3810"/>
                <wp:wrapNone/>
                <wp:docPr id="591059402" name="Text Box 591059402"/>
                <wp:cNvGraphicFramePr/>
                <a:graphic xmlns:a="http://schemas.openxmlformats.org/drawingml/2006/main">
                  <a:graphicData uri="http://schemas.microsoft.com/office/word/2010/wordprocessingShape">
                    <wps:wsp>
                      <wps:cNvSpPr txBox="1"/>
                      <wps:spPr>
                        <a:xfrm>
                          <a:off x="0" y="0"/>
                          <a:ext cx="905413" cy="301432"/>
                        </a:xfrm>
                        <a:prstGeom prst="rect">
                          <a:avLst/>
                        </a:prstGeom>
                        <a:solidFill>
                          <a:schemeClr val="lt1"/>
                        </a:solidFill>
                        <a:ln w="6350">
                          <a:noFill/>
                        </a:ln>
                      </wps:spPr>
                      <wps:txbx>
                        <w:txbxContent>
                          <w:p w14:paraId="3B26F96B"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Known Coral Tissue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4A2BE" id="Text Box 591059402" o:spid="_x0000_s1031" type="#_x0000_t202" style="position:absolute;margin-left:128.8pt;margin-top:9.9pt;width:71.3pt;height:2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" fillcolor="white [3201]" stroked="f" strokeweight=".5pt">
                <v:textbox>
                  <w:txbxContent>
                    <w:p w14:paraId="3B26F96B"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Known Coral Tissue</w:t>
                      </w:r>
                    </w:p>
                  </w:txbxContent>
                </v:textbox>
              </v:shape>
            </w:pict>
          </mc:Fallback>
        </mc:AlternateContent>
      </w:r>
      <w:r w:rsidRPr="00123830">
        <w:rPr>
          <w:rFonts w:ascii="Times New Roman" w:hAnsi="Times New Roman" w:cs="Times New Roman"/>
          <w:noProof/>
          <w:sz w:val="22"/>
          <w:szCs w:val="22"/>
          <w:rPrChange w:id="476" w:author="Bird, Chris" w:date="2023-09-29T07:49:00Z">
            <w:rPr>
              <w:rFonts w:ascii="Times New Roman" w:hAnsi="Times New Roman" w:cs="Times New Roman"/>
              <w:noProof/>
              <w:sz w:val="20"/>
              <w:szCs w:val="20"/>
            </w:rPr>
          </w:rPrChange>
        </w:rPr>
        <mc:AlternateContent>
          <mc:Choice Requires="wps">
            <w:drawing>
              <wp:anchor distT="0" distB="0" distL="114300" distR="114300" simplePos="0" relativeHeight="251669504" behindDoc="0" locked="0" layoutInCell="1" allowOverlap="1" wp14:anchorId="42D8E2B6" wp14:editId="6E1AEE13">
                <wp:simplePos x="0" y="0"/>
                <wp:positionH relativeFrom="column">
                  <wp:posOffset>117982</wp:posOffset>
                </wp:positionH>
                <wp:positionV relativeFrom="paragraph">
                  <wp:posOffset>4508</wp:posOffset>
                </wp:positionV>
                <wp:extent cx="977644" cy="421703"/>
                <wp:effectExtent l="0" t="0" r="635" b="0"/>
                <wp:wrapNone/>
                <wp:docPr id="1127300799" name="Text Box 1127300799"/>
                <wp:cNvGraphicFramePr/>
                <a:graphic xmlns:a="http://schemas.openxmlformats.org/drawingml/2006/main">
                  <a:graphicData uri="http://schemas.microsoft.com/office/word/2010/wordprocessingShape">
                    <wps:wsp>
                      <wps:cNvSpPr txBox="1"/>
                      <wps:spPr>
                        <a:xfrm>
                          <a:off x="0" y="0"/>
                          <a:ext cx="977644" cy="421703"/>
                        </a:xfrm>
                        <a:prstGeom prst="rect">
                          <a:avLst/>
                        </a:prstGeom>
                        <a:solidFill>
                          <a:schemeClr val="lt1"/>
                        </a:solidFill>
                        <a:ln w="6350">
                          <a:noFill/>
                        </a:ln>
                      </wps:spPr>
                      <wps:txbx>
                        <w:txbxContent>
                          <w:p w14:paraId="6372D1F8"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Treated</w:t>
                            </w:r>
                          </w:p>
                          <w:p w14:paraId="46EDF401"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Unknown Coral Skeleton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8E2B6" id="Text Box 1127300799" o:spid="_x0000_s1032" type="#_x0000_t202" style="position:absolute;margin-left:9.3pt;margin-top:.35pt;width:77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" fillcolor="white [3201]" stroked="f" strokeweight=".5pt">
                <v:textbox>
                  <w:txbxContent>
                    <w:p w14:paraId="6372D1F8"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Treated</w:t>
                      </w:r>
                    </w:p>
                    <w:p w14:paraId="46EDF401" w14:textId="77777777" w:rsidR="00672D81" w:rsidRPr="00672D81" w:rsidRDefault="00672D81" w:rsidP="00672D81">
                      <w:pPr>
                        <w:jc w:val="center"/>
                        <w:rPr>
                          <w:rFonts w:asciiTheme="majorHAnsi" w:hAnsiTheme="majorHAnsi" w:cstheme="majorHAnsi"/>
                          <w:sz w:val="14"/>
                          <w:szCs w:val="14"/>
                        </w:rPr>
                      </w:pPr>
                      <w:r w:rsidRPr="00672D81">
                        <w:rPr>
                          <w:rFonts w:asciiTheme="majorHAnsi" w:hAnsiTheme="majorHAnsi" w:cstheme="majorHAnsi"/>
                          <w:sz w:val="14"/>
                          <w:szCs w:val="14"/>
                        </w:rPr>
                        <w:t>Unknown Coral Skeleton</w:t>
                      </w:r>
                    </w:p>
                  </w:txbxContent>
                </v:textbox>
              </v:shape>
            </w:pict>
          </mc:Fallback>
        </mc:AlternateContent>
      </w:r>
    </w:p>
    <w:p w14:paraId="7E0F3B1D" w14:textId="3398867C" w:rsidR="00672D81" w:rsidRPr="00123830" w:rsidRDefault="00672D81" w:rsidP="00123830">
      <w:pPr>
        <w:rPr>
          <w:rFonts w:ascii="Times New Roman" w:hAnsi="Times New Roman" w:cs="Times New Roman"/>
          <w:sz w:val="22"/>
          <w:szCs w:val="22"/>
          <w:rPrChange w:id="477" w:author="Bird, Chris" w:date="2023-09-29T07:49:00Z">
            <w:rPr>
              <w:rFonts w:ascii="Times New Roman" w:hAnsi="Times New Roman" w:cs="Times New Roman"/>
              <w:sz w:val="20"/>
              <w:szCs w:val="20"/>
            </w:rPr>
          </w:rPrChange>
        </w:rPr>
      </w:pPr>
      <w:r w:rsidRPr="00123830">
        <w:rPr>
          <w:rFonts w:ascii="Times New Roman" w:hAnsi="Times New Roman" w:cs="Times New Roman"/>
          <w:noProof/>
          <w:sz w:val="22"/>
          <w:szCs w:val="22"/>
          <w:rPrChange w:id="478" w:author="Bird, Chris" w:date="2023-09-29T07:49:00Z">
            <w:rPr>
              <w:rFonts w:ascii="Times New Roman" w:hAnsi="Times New Roman" w:cs="Times New Roman"/>
              <w:noProof/>
              <w:sz w:val="15"/>
              <w:szCs w:val="15"/>
            </w:rPr>
          </w:rPrChange>
        </w:rPr>
        <mc:AlternateContent>
          <mc:Choice Requires="wps">
            <w:drawing>
              <wp:anchor distT="0" distB="0" distL="114300" distR="114300" simplePos="0" relativeHeight="251677696" behindDoc="0" locked="0" layoutInCell="1" allowOverlap="1" wp14:anchorId="2520AD96" wp14:editId="6477F229">
                <wp:simplePos x="0" y="0"/>
                <wp:positionH relativeFrom="column">
                  <wp:posOffset>4185311</wp:posOffset>
                </wp:positionH>
                <wp:positionV relativeFrom="paragraph">
                  <wp:posOffset>88290</wp:posOffset>
                </wp:positionV>
                <wp:extent cx="290945" cy="0"/>
                <wp:effectExtent l="0" t="50800" r="26670" b="50800"/>
                <wp:wrapNone/>
                <wp:docPr id="308218604" name="Straight Arrow Connector 1"/>
                <wp:cNvGraphicFramePr/>
                <a:graphic xmlns:a="http://schemas.openxmlformats.org/drawingml/2006/main">
                  <a:graphicData uri="http://schemas.microsoft.com/office/word/2010/wordprocessingShape">
                    <wps:wsp>
                      <wps:cNvCnPr/>
                      <wps:spPr>
                        <a:xfrm>
                          <a:off x="0" y="0"/>
                          <a:ext cx="290945" cy="0"/>
                        </a:xfrm>
                        <a:prstGeom prst="straightConnector1">
                          <a:avLst/>
                        </a:prstGeom>
                        <a:ln cap="rnd">
                          <a:headEnd w="sm" len="lg"/>
                          <a:tailEnd type="triangle" w="sm" len="s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01499" id="_x0000_t32" coordsize="21600,21600" o:spt="32" o:oned="t" path="m,l21600,21600e" filled="f">
                <v:path arrowok="t" fillok="f" o:connecttype="none"/>
                <o:lock v:ext="edit" shapetype="t"/>
              </v:shapetype>
              <v:shape id="Straight Arrow Connector 1" o:spid="_x0000_s1026" type="#_x0000_t32" style="position:absolute;margin-left:329.55pt;margin-top:6.95pt;width:22.9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" strokecolor="black [3200]" strokeweight=".5pt">
                <v:stroke startarrowwidth="narrow" startarrowlength="long" endarrow="block" endarrowwidth="narrow" endarrowlength="short" joinstyle="miter" endcap="round"/>
              </v:shape>
            </w:pict>
          </mc:Fallback>
        </mc:AlternateContent>
      </w:r>
      <w:r w:rsidRPr="00123830">
        <w:rPr>
          <w:rFonts w:ascii="Times New Roman" w:hAnsi="Times New Roman" w:cs="Times New Roman"/>
          <w:noProof/>
          <w:sz w:val="22"/>
          <w:szCs w:val="22"/>
          <w:rPrChange w:id="479" w:author="Bird, Chris" w:date="2023-09-29T07:49:00Z">
            <w:rPr>
              <w:rFonts w:ascii="Times New Roman" w:hAnsi="Times New Roman" w:cs="Times New Roman"/>
              <w:noProof/>
              <w:sz w:val="15"/>
              <w:szCs w:val="15"/>
            </w:rPr>
          </w:rPrChange>
        </w:rPr>
        <mc:AlternateContent>
          <mc:Choice Requires="wps">
            <w:drawing>
              <wp:anchor distT="0" distB="0" distL="114300" distR="114300" simplePos="0" relativeHeight="251676672" behindDoc="0" locked="0" layoutInCell="1" allowOverlap="1" wp14:anchorId="0A303C73" wp14:editId="12F3ADBA">
                <wp:simplePos x="0" y="0"/>
                <wp:positionH relativeFrom="column">
                  <wp:posOffset>2710578</wp:posOffset>
                </wp:positionH>
                <wp:positionV relativeFrom="paragraph">
                  <wp:posOffset>88039</wp:posOffset>
                </wp:positionV>
                <wp:extent cx="290945" cy="0"/>
                <wp:effectExtent l="0" t="50800" r="26670" b="50800"/>
                <wp:wrapNone/>
                <wp:docPr id="1612146590" name="Straight Arrow Connector 1"/>
                <wp:cNvGraphicFramePr/>
                <a:graphic xmlns:a="http://schemas.openxmlformats.org/drawingml/2006/main">
                  <a:graphicData uri="http://schemas.microsoft.com/office/word/2010/wordprocessingShape">
                    <wps:wsp>
                      <wps:cNvCnPr/>
                      <wps:spPr>
                        <a:xfrm>
                          <a:off x="0" y="0"/>
                          <a:ext cx="290945" cy="0"/>
                        </a:xfrm>
                        <a:prstGeom prst="straightConnector1">
                          <a:avLst/>
                        </a:prstGeom>
                        <a:ln cap="rnd">
                          <a:headEnd w="sm" len="lg"/>
                          <a:tailEnd type="triangle" w="sm" len="s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50EF8" id="Straight Arrow Connector 1" o:spid="_x0000_s1026" type="#_x0000_t32" style="position:absolute;margin-left:213.45pt;margin-top:6.95pt;width:22.9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" strokecolor="black [3200]" strokeweight=".5pt">
                <v:stroke startarrowwidth="narrow" startarrowlength="long" endarrow="block" endarrowwidth="narrow" endarrowlength="short" joinstyle="miter" endcap="round"/>
              </v:shape>
            </w:pict>
          </mc:Fallback>
        </mc:AlternateContent>
      </w:r>
    </w:p>
    <w:p w14:paraId="295BB8E7" w14:textId="77777777" w:rsidR="00672D81" w:rsidRPr="00123830" w:rsidRDefault="00672D81" w:rsidP="00123830">
      <w:pPr>
        <w:rPr>
          <w:rFonts w:ascii="Times New Roman" w:hAnsi="Times New Roman" w:cs="Times New Roman"/>
          <w:sz w:val="22"/>
          <w:szCs w:val="22"/>
          <w:rPrChange w:id="480" w:author="Bird, Chris" w:date="2023-09-29T07:49:00Z">
            <w:rPr>
              <w:rFonts w:ascii="Times New Roman" w:hAnsi="Times New Roman" w:cs="Times New Roman"/>
              <w:sz w:val="20"/>
              <w:szCs w:val="20"/>
            </w:rPr>
          </w:rPrChange>
        </w:rPr>
      </w:pPr>
    </w:p>
    <w:p w14:paraId="3ED14904" w14:textId="77777777" w:rsidR="00672D81" w:rsidRPr="00123830" w:rsidDel="004351F5" w:rsidRDefault="00672D81" w:rsidP="00123830">
      <w:pPr>
        <w:rPr>
          <w:del w:id="481" w:author="Garza, Joseph" w:date="2023-09-29T10:30:00Z"/>
          <w:rFonts w:ascii="Times New Roman" w:hAnsi="Times New Roman" w:cs="Times New Roman"/>
          <w:sz w:val="22"/>
          <w:szCs w:val="22"/>
          <w:rPrChange w:id="482" w:author="Bird, Chris" w:date="2023-09-29T07:49:00Z">
            <w:rPr>
              <w:del w:id="483" w:author="Garza, Joseph" w:date="2023-09-29T10:30:00Z"/>
              <w:rFonts w:ascii="Times New Roman" w:hAnsi="Times New Roman" w:cs="Times New Roman"/>
              <w:sz w:val="20"/>
              <w:szCs w:val="20"/>
            </w:rPr>
          </w:rPrChange>
        </w:rPr>
      </w:pPr>
    </w:p>
    <w:p w14:paraId="7DEAE2C9" w14:textId="77777777" w:rsidR="00672D81" w:rsidRPr="00123830" w:rsidRDefault="00672D81">
      <w:pPr>
        <w:rPr>
          <w:rFonts w:ascii="Times New Roman" w:hAnsi="Times New Roman" w:cs="Times New Roman"/>
          <w:sz w:val="22"/>
          <w:szCs w:val="22"/>
          <w:rPrChange w:id="484" w:author="Bird, Chris" w:date="2023-09-29T07:49:00Z">
            <w:rPr>
              <w:rFonts w:ascii="Times New Roman" w:hAnsi="Times New Roman" w:cs="Times New Roman"/>
              <w:sz w:val="16"/>
              <w:szCs w:val="16"/>
            </w:rPr>
          </w:rPrChange>
        </w:rPr>
        <w:pPrChange w:id="485" w:author="Garza, Joseph" w:date="2023-09-29T10:30:00Z">
          <w:pPr>
            <w:jc w:val="center"/>
          </w:pPr>
        </w:pPrChange>
      </w:pPr>
    </w:p>
    <w:p w14:paraId="370B2C09" w14:textId="77777777" w:rsidR="00672D81" w:rsidRPr="00D235CD" w:rsidRDefault="00672D81" w:rsidP="00123830">
      <w:pPr>
        <w:jc w:val="center"/>
        <w:rPr>
          <w:rFonts w:ascii="Times New Roman" w:hAnsi="Times New Roman" w:cs="Times New Roman"/>
          <w:sz w:val="4"/>
          <w:szCs w:val="4"/>
          <w:rPrChange w:id="486" w:author="Garza, Joseph" w:date="2023-09-29T10:54:00Z">
            <w:rPr>
              <w:rFonts w:ascii="Times New Roman" w:hAnsi="Times New Roman" w:cs="Times New Roman"/>
              <w:sz w:val="15"/>
              <w:szCs w:val="15"/>
            </w:rPr>
          </w:rPrChange>
        </w:rPr>
      </w:pPr>
    </w:p>
    <w:p w14:paraId="42A52837" w14:textId="204623C5" w:rsidR="00672D81" w:rsidRPr="00123830" w:rsidRDefault="00672D81" w:rsidP="00123830">
      <w:pPr>
        <w:rPr>
          <w:rFonts w:ascii="Times New Roman" w:hAnsi="Times New Roman" w:cs="Times New Roman"/>
          <w:sz w:val="22"/>
          <w:szCs w:val="22"/>
          <w:rPrChange w:id="487" w:author="Bird, Chris" w:date="2023-09-29T07:49:00Z">
            <w:rPr>
              <w:rFonts w:ascii="Times New Roman" w:hAnsi="Times New Roman" w:cs="Times New Roman"/>
              <w:sz w:val="16"/>
              <w:szCs w:val="16"/>
            </w:rPr>
          </w:rPrChange>
        </w:rPr>
      </w:pPr>
      <w:r w:rsidRPr="00123830">
        <w:rPr>
          <w:rFonts w:ascii="Times New Roman" w:hAnsi="Times New Roman" w:cs="Times New Roman"/>
          <w:sz w:val="22"/>
          <w:szCs w:val="22"/>
          <w:rPrChange w:id="488" w:author="Bird, Chris" w:date="2023-09-29T07:49:00Z">
            <w:rPr>
              <w:rFonts w:ascii="Times New Roman" w:hAnsi="Times New Roman" w:cs="Times New Roman"/>
              <w:sz w:val="20"/>
              <w:szCs w:val="20"/>
            </w:rPr>
          </w:rPrChange>
        </w:rPr>
        <w:t xml:space="preserve">                                                      </w:t>
      </w:r>
      <w:ins w:id="489" w:author="Garza, Joseph" w:date="2023-09-29T10:30:00Z">
        <w:r w:rsidR="004351F5">
          <w:rPr>
            <w:rFonts w:ascii="Times New Roman" w:hAnsi="Times New Roman" w:cs="Times New Roman"/>
            <w:sz w:val="22"/>
            <w:szCs w:val="22"/>
          </w:rPr>
          <w:t xml:space="preserve">                </w:t>
        </w:r>
      </w:ins>
      <w:del w:id="490" w:author="Garza, Joseph" w:date="2023-09-29T10:30:00Z">
        <w:r w:rsidRPr="00123830" w:rsidDel="00C47BB0">
          <w:rPr>
            <w:rFonts w:ascii="Times New Roman" w:hAnsi="Times New Roman" w:cs="Times New Roman"/>
            <w:sz w:val="22"/>
            <w:szCs w:val="22"/>
            <w:rPrChange w:id="491" w:author="Bird, Chris" w:date="2023-09-29T07:49:00Z">
              <w:rPr>
                <w:rFonts w:ascii="Times New Roman" w:hAnsi="Times New Roman" w:cs="Times New Roman"/>
                <w:sz w:val="20"/>
                <w:szCs w:val="20"/>
              </w:rPr>
            </w:rPrChange>
          </w:rPr>
          <w:delText xml:space="preserve">            </w:delText>
        </w:r>
      </w:del>
      <w:r w:rsidRPr="00123830">
        <w:rPr>
          <w:rFonts w:ascii="Times New Roman" w:hAnsi="Times New Roman" w:cs="Times New Roman"/>
          <w:sz w:val="22"/>
          <w:szCs w:val="22"/>
          <w:rPrChange w:id="492" w:author="Bird, Chris" w:date="2023-09-29T07:49:00Z">
            <w:rPr>
              <w:rFonts w:ascii="Times New Roman" w:hAnsi="Times New Roman" w:cs="Times New Roman"/>
              <w:sz w:val="20"/>
              <w:szCs w:val="20"/>
            </w:rPr>
          </w:rPrChange>
        </w:rPr>
        <w:t xml:space="preserve">  </w:t>
      </w:r>
      <w:ins w:id="493" w:author="Garza, Joseph" w:date="2023-09-29T10:54:00Z">
        <w:r w:rsidR="00D235CD">
          <w:rPr>
            <w:rFonts w:ascii="Times New Roman" w:hAnsi="Times New Roman" w:cs="Times New Roman"/>
            <w:sz w:val="22"/>
            <w:szCs w:val="22"/>
          </w:rPr>
          <w:t xml:space="preserve"> </w:t>
        </w:r>
        <w:r w:rsidR="005A6C3A">
          <w:rPr>
            <w:rFonts w:ascii="Times New Roman" w:hAnsi="Times New Roman" w:cs="Times New Roman"/>
            <w:sz w:val="22"/>
            <w:szCs w:val="22"/>
          </w:rPr>
          <w:t xml:space="preserve"> </w:t>
        </w:r>
      </w:ins>
      <w:r w:rsidRPr="00123830">
        <w:rPr>
          <w:rFonts w:ascii="Times New Roman" w:hAnsi="Times New Roman" w:cs="Times New Roman"/>
          <w:sz w:val="22"/>
          <w:szCs w:val="22"/>
          <w:rPrChange w:id="494" w:author="Bird, Chris" w:date="2023-09-29T07:49:00Z">
            <w:rPr>
              <w:rFonts w:ascii="Times New Roman" w:hAnsi="Times New Roman" w:cs="Times New Roman"/>
              <w:sz w:val="20"/>
              <w:szCs w:val="20"/>
            </w:rPr>
          </w:rPrChange>
        </w:rPr>
        <w:t xml:space="preserve"> </w:t>
      </w:r>
      <w:r w:rsidRPr="00123830">
        <w:rPr>
          <w:rFonts w:ascii="Times New Roman" w:hAnsi="Times New Roman" w:cs="Times New Roman"/>
          <w:sz w:val="22"/>
          <w:szCs w:val="22"/>
          <w:rPrChange w:id="495" w:author="Bird, Chris" w:date="2023-09-29T07:49:00Z">
            <w:rPr>
              <w:rFonts w:ascii="Times New Roman" w:hAnsi="Times New Roman" w:cs="Times New Roman"/>
              <w:sz w:val="16"/>
              <w:szCs w:val="16"/>
            </w:rPr>
          </w:rPrChange>
        </w:rPr>
        <w:t xml:space="preserve">Figure 2 | </w:t>
      </w:r>
      <w:ins w:id="496" w:author="Garza, Joseph" w:date="2023-09-29T10:30:00Z">
        <w:r w:rsidR="00C47BB0">
          <w:rPr>
            <w:rFonts w:ascii="Times New Roman" w:hAnsi="Times New Roman" w:cs="Times New Roman"/>
            <w:sz w:val="22"/>
            <w:szCs w:val="22"/>
          </w:rPr>
          <w:t>Experimental Design</w:t>
        </w:r>
      </w:ins>
      <w:del w:id="497" w:author="Garza, Joseph" w:date="2023-09-29T10:30:00Z">
        <w:r w:rsidR="00F3726C" w:rsidRPr="00123830" w:rsidDel="00C47BB0">
          <w:rPr>
            <w:rFonts w:ascii="Times New Roman" w:hAnsi="Times New Roman" w:cs="Times New Roman"/>
            <w:sz w:val="22"/>
            <w:szCs w:val="22"/>
            <w:rPrChange w:id="498" w:author="Bird, Chris" w:date="2023-09-29T07:49:00Z">
              <w:rPr>
                <w:rFonts w:ascii="Times New Roman" w:hAnsi="Times New Roman" w:cs="Times New Roman"/>
                <w:sz w:val="16"/>
                <w:szCs w:val="16"/>
              </w:rPr>
            </w:rPrChange>
          </w:rPr>
          <w:delText>Project Workflow</w:delText>
        </w:r>
      </w:del>
    </w:p>
    <w:p w14:paraId="3A1592B1" w14:textId="36BFAD7E" w:rsidR="006D48B6" w:rsidRPr="00123830" w:rsidRDefault="006D48B6">
      <w:pPr>
        <w:rPr>
          <w:rFonts w:ascii="Times New Roman" w:eastAsia="Times New Roman" w:hAnsi="Times New Roman" w:cs="Times New Roman"/>
          <w:color w:val="212121"/>
          <w:kern w:val="0"/>
          <w:sz w:val="22"/>
          <w:szCs w:val="22"/>
          <w14:ligatures w14:val="none"/>
          <w:rPrChange w:id="499" w:author="Bird, Chris" w:date="2023-09-29T07:49:00Z">
            <w:rPr>
              <w:rFonts w:asciiTheme="majorHAnsi" w:eastAsia="Times New Roman" w:hAnsiTheme="majorHAnsi" w:cstheme="majorHAnsi"/>
              <w:color w:val="212121"/>
              <w:kern w:val="0"/>
              <w:sz w:val="10"/>
              <w:szCs w:val="10"/>
              <w14:ligatures w14:val="none"/>
            </w:rPr>
          </w:rPrChange>
        </w:rPr>
        <w:pPrChange w:id="500" w:author="Bird, Chris" w:date="2023-09-29T07:51:00Z">
          <w:pPr>
            <w:spacing w:line="276" w:lineRule="auto"/>
          </w:pPr>
        </w:pPrChange>
      </w:pPr>
    </w:p>
    <w:p w14:paraId="3A0567B5" w14:textId="7B43ED8E" w:rsidR="00B742E7" w:rsidRPr="00123830" w:rsidRDefault="002962F9">
      <w:pPr>
        <w:rPr>
          <w:rFonts w:ascii="Times New Roman" w:hAnsi="Times New Roman" w:cs="Times New Roman"/>
          <w:sz w:val="22"/>
          <w:szCs w:val="22"/>
          <w:rPrChange w:id="501" w:author="Bird, Chris" w:date="2023-09-29T07:49:00Z">
            <w:rPr>
              <w:rFonts w:asciiTheme="majorHAnsi" w:hAnsiTheme="majorHAnsi" w:cstheme="majorHAnsi"/>
              <w:sz w:val="10"/>
              <w:szCs w:val="10"/>
            </w:rPr>
          </w:rPrChange>
        </w:rPr>
        <w:pPrChange w:id="502" w:author="Bird, Chris" w:date="2023-09-29T07:51:00Z">
          <w:pPr>
            <w:spacing w:line="480" w:lineRule="auto"/>
          </w:pPr>
        </w:pPrChange>
      </w:pPr>
      <w:r w:rsidRPr="00123830">
        <w:rPr>
          <w:rFonts w:ascii="Times New Roman" w:hAnsi="Times New Roman" w:cs="Times New Roman"/>
          <w:sz w:val="22"/>
          <w:szCs w:val="22"/>
          <w:rPrChange w:id="503" w:author="Bird, Chris" w:date="2023-09-29T07:49:00Z">
            <w:rPr>
              <w:rFonts w:asciiTheme="majorHAnsi" w:hAnsiTheme="majorHAnsi" w:cstheme="majorHAnsi"/>
              <w:sz w:val="20"/>
              <w:szCs w:val="20"/>
            </w:rPr>
          </w:rPrChange>
        </w:rPr>
        <w:t xml:space="preserve">    </w:t>
      </w:r>
    </w:p>
    <w:p w14:paraId="15F2A3FD" w14:textId="12B09378" w:rsidR="00D753F6" w:rsidRPr="00123830" w:rsidRDefault="00083404">
      <w:pPr>
        <w:rPr>
          <w:rFonts w:ascii="Times New Roman" w:hAnsi="Times New Roman" w:cs="Times New Roman"/>
          <w:sz w:val="22"/>
          <w:szCs w:val="22"/>
          <w:rPrChange w:id="504" w:author="Bird, Chris" w:date="2023-09-29T07:49:00Z">
            <w:rPr>
              <w:rFonts w:ascii="Times New Roman" w:hAnsi="Times New Roman" w:cs="Times New Roman"/>
              <w:sz w:val="20"/>
              <w:szCs w:val="20"/>
            </w:rPr>
          </w:rPrChange>
        </w:rPr>
        <w:pPrChange w:id="505" w:author="Bird, Chris" w:date="2023-09-29T07:51:00Z">
          <w:pPr>
            <w:spacing w:line="276" w:lineRule="auto"/>
          </w:pPr>
        </w:pPrChange>
      </w:pPr>
      <w:r w:rsidRPr="00123830">
        <w:rPr>
          <w:rFonts w:ascii="Times New Roman" w:hAnsi="Times New Roman" w:cs="Times New Roman"/>
          <w:sz w:val="22"/>
          <w:szCs w:val="22"/>
          <w:rPrChange w:id="506" w:author="Bird, Chris" w:date="2023-09-29T07:49:00Z">
            <w:rPr>
              <w:rFonts w:ascii="Times New Roman" w:hAnsi="Times New Roman" w:cs="Times New Roman"/>
              <w:sz w:val="20"/>
              <w:szCs w:val="20"/>
            </w:rPr>
          </w:rPrChange>
        </w:rPr>
        <w:t xml:space="preserve">The illustrated workflow (Fig. </w:t>
      </w:r>
      <w:r w:rsidR="00D21E06" w:rsidRPr="00123830">
        <w:rPr>
          <w:rFonts w:ascii="Times New Roman" w:hAnsi="Times New Roman" w:cs="Times New Roman"/>
          <w:sz w:val="22"/>
          <w:szCs w:val="22"/>
          <w:rPrChange w:id="507" w:author="Bird, Chris" w:date="2023-09-29T07:49:00Z">
            <w:rPr>
              <w:rFonts w:ascii="Times New Roman" w:hAnsi="Times New Roman" w:cs="Times New Roman"/>
              <w:sz w:val="20"/>
              <w:szCs w:val="20"/>
            </w:rPr>
          </w:rPrChange>
        </w:rPr>
        <w:t>2</w:t>
      </w:r>
      <w:r w:rsidRPr="00123830">
        <w:rPr>
          <w:rFonts w:ascii="Times New Roman" w:hAnsi="Times New Roman" w:cs="Times New Roman"/>
          <w:sz w:val="22"/>
          <w:szCs w:val="22"/>
          <w:rPrChange w:id="508" w:author="Bird, Chris" w:date="2023-09-29T07:49:00Z">
            <w:rPr>
              <w:rFonts w:ascii="Times New Roman" w:hAnsi="Times New Roman" w:cs="Times New Roman"/>
              <w:sz w:val="20"/>
              <w:szCs w:val="20"/>
            </w:rPr>
          </w:rPrChange>
        </w:rPr>
        <w:t>)</w:t>
      </w:r>
      <w:r w:rsidR="00360605" w:rsidRPr="00123830">
        <w:rPr>
          <w:rFonts w:ascii="Times New Roman" w:hAnsi="Times New Roman" w:cs="Times New Roman"/>
          <w:sz w:val="22"/>
          <w:szCs w:val="22"/>
          <w:rPrChange w:id="509" w:author="Bird, Chris" w:date="2023-09-29T07:49:00Z">
            <w:rPr>
              <w:rFonts w:ascii="Times New Roman" w:hAnsi="Times New Roman" w:cs="Times New Roman"/>
              <w:sz w:val="20"/>
              <w:szCs w:val="20"/>
            </w:rPr>
          </w:rPrChange>
        </w:rPr>
        <w:t xml:space="preserve"> </w:t>
      </w:r>
      <w:r w:rsidR="00D47552" w:rsidRPr="00123830">
        <w:rPr>
          <w:rFonts w:ascii="Times New Roman" w:hAnsi="Times New Roman" w:cs="Times New Roman"/>
          <w:sz w:val="22"/>
          <w:szCs w:val="22"/>
          <w:rPrChange w:id="510" w:author="Bird, Chris" w:date="2023-09-29T07:49:00Z">
            <w:rPr>
              <w:rFonts w:ascii="Times New Roman" w:hAnsi="Times New Roman" w:cs="Times New Roman"/>
              <w:sz w:val="20"/>
              <w:szCs w:val="20"/>
            </w:rPr>
          </w:rPrChange>
        </w:rPr>
        <w:t xml:space="preserve">shows the </w:t>
      </w:r>
      <w:r w:rsidR="00785D20" w:rsidRPr="00123830">
        <w:rPr>
          <w:rFonts w:ascii="Times New Roman" w:hAnsi="Times New Roman" w:cs="Times New Roman"/>
          <w:sz w:val="22"/>
          <w:szCs w:val="22"/>
          <w:rPrChange w:id="511" w:author="Bird, Chris" w:date="2023-09-29T07:49:00Z">
            <w:rPr>
              <w:rFonts w:ascii="Times New Roman" w:hAnsi="Times New Roman" w:cs="Times New Roman"/>
              <w:sz w:val="20"/>
              <w:szCs w:val="20"/>
            </w:rPr>
          </w:rPrChange>
        </w:rPr>
        <w:t xml:space="preserve">different </w:t>
      </w:r>
      <w:r w:rsidR="003B29EC" w:rsidRPr="00123830">
        <w:rPr>
          <w:rFonts w:ascii="Times New Roman" w:hAnsi="Times New Roman" w:cs="Times New Roman"/>
          <w:sz w:val="22"/>
          <w:szCs w:val="22"/>
          <w:rPrChange w:id="512" w:author="Bird, Chris" w:date="2023-09-29T07:49:00Z">
            <w:rPr>
              <w:rFonts w:ascii="Times New Roman" w:hAnsi="Times New Roman" w:cs="Times New Roman"/>
              <w:sz w:val="20"/>
              <w:szCs w:val="20"/>
            </w:rPr>
          </w:rPrChange>
        </w:rPr>
        <w:t xml:space="preserve">controls that will be used to </w:t>
      </w:r>
      <w:r w:rsidR="0079635C" w:rsidRPr="00123830">
        <w:rPr>
          <w:rFonts w:ascii="Times New Roman" w:hAnsi="Times New Roman" w:cs="Times New Roman"/>
          <w:sz w:val="22"/>
          <w:szCs w:val="22"/>
          <w:rPrChange w:id="513" w:author="Bird, Chris" w:date="2023-09-29T07:49:00Z">
            <w:rPr>
              <w:rFonts w:ascii="Times New Roman" w:hAnsi="Times New Roman" w:cs="Times New Roman"/>
              <w:sz w:val="20"/>
              <w:szCs w:val="20"/>
            </w:rPr>
          </w:rPrChange>
        </w:rPr>
        <w:t xml:space="preserve">validate the </w:t>
      </w:r>
      <w:r w:rsidRPr="00123830">
        <w:rPr>
          <w:rFonts w:ascii="Times New Roman" w:hAnsi="Times New Roman" w:cs="Times New Roman"/>
          <w:sz w:val="22"/>
          <w:szCs w:val="22"/>
          <w:rPrChange w:id="514" w:author="Bird, Chris" w:date="2023-09-29T07:49:00Z">
            <w:rPr>
              <w:rFonts w:ascii="Times New Roman" w:hAnsi="Times New Roman" w:cs="Times New Roman"/>
              <w:sz w:val="20"/>
              <w:szCs w:val="20"/>
            </w:rPr>
          </w:rPrChange>
        </w:rPr>
        <w:t>proposed</w:t>
      </w:r>
      <w:r w:rsidR="0079635C" w:rsidRPr="00123830">
        <w:rPr>
          <w:rFonts w:ascii="Times New Roman" w:hAnsi="Times New Roman" w:cs="Times New Roman"/>
          <w:sz w:val="22"/>
          <w:szCs w:val="22"/>
          <w:rPrChange w:id="515" w:author="Bird, Chris" w:date="2023-09-29T07:49:00Z">
            <w:rPr>
              <w:rFonts w:ascii="Times New Roman" w:hAnsi="Times New Roman" w:cs="Times New Roman"/>
              <w:sz w:val="20"/>
              <w:szCs w:val="20"/>
            </w:rPr>
          </w:rPrChange>
        </w:rPr>
        <w:t xml:space="preserve"> </w:t>
      </w:r>
      <w:r w:rsidRPr="00123830">
        <w:rPr>
          <w:rFonts w:ascii="Times New Roman" w:hAnsi="Times New Roman" w:cs="Times New Roman"/>
          <w:sz w:val="22"/>
          <w:szCs w:val="22"/>
          <w:rPrChange w:id="516" w:author="Bird, Chris" w:date="2023-09-29T07:49:00Z">
            <w:rPr>
              <w:rFonts w:ascii="Times New Roman" w:hAnsi="Times New Roman" w:cs="Times New Roman"/>
              <w:sz w:val="20"/>
              <w:szCs w:val="20"/>
            </w:rPr>
          </w:rPrChange>
        </w:rPr>
        <w:t xml:space="preserve">extraction </w:t>
      </w:r>
      <w:r w:rsidR="00CF6BE6" w:rsidRPr="00123830">
        <w:rPr>
          <w:rFonts w:ascii="Times New Roman" w:hAnsi="Times New Roman" w:cs="Times New Roman"/>
          <w:sz w:val="22"/>
          <w:szCs w:val="22"/>
          <w:rPrChange w:id="517" w:author="Bird, Chris" w:date="2023-09-29T07:49:00Z">
            <w:rPr>
              <w:rFonts w:ascii="Times New Roman" w:hAnsi="Times New Roman" w:cs="Times New Roman"/>
              <w:sz w:val="20"/>
              <w:szCs w:val="20"/>
            </w:rPr>
          </w:rPrChange>
        </w:rPr>
        <w:t>method</w:t>
      </w:r>
      <w:del w:id="518" w:author="Garza, Joseph" w:date="2023-09-29T16:32:00Z">
        <w:r w:rsidR="00CF6BE6" w:rsidRPr="00123830" w:rsidDel="00DF339F">
          <w:rPr>
            <w:rFonts w:ascii="Times New Roman" w:hAnsi="Times New Roman" w:cs="Times New Roman"/>
            <w:sz w:val="22"/>
            <w:szCs w:val="22"/>
            <w:rPrChange w:id="519" w:author="Bird, Chris" w:date="2023-09-29T07:49:00Z">
              <w:rPr>
                <w:rFonts w:ascii="Times New Roman" w:hAnsi="Times New Roman" w:cs="Times New Roman"/>
                <w:sz w:val="20"/>
                <w:szCs w:val="20"/>
              </w:rPr>
            </w:rPrChange>
          </w:rPr>
          <w:delText>s</w:delText>
        </w:r>
      </w:del>
      <w:r w:rsidR="00CF6BE6" w:rsidRPr="00123830">
        <w:rPr>
          <w:rFonts w:ascii="Times New Roman" w:hAnsi="Times New Roman" w:cs="Times New Roman"/>
          <w:sz w:val="22"/>
          <w:szCs w:val="22"/>
          <w:rPrChange w:id="520" w:author="Bird, Chris" w:date="2023-09-29T07:49:00Z">
            <w:rPr>
              <w:rFonts w:ascii="Times New Roman" w:hAnsi="Times New Roman" w:cs="Times New Roman"/>
              <w:sz w:val="20"/>
              <w:szCs w:val="20"/>
            </w:rPr>
          </w:rPrChange>
        </w:rPr>
        <w:t xml:space="preserve"> used in th</w:t>
      </w:r>
      <w:ins w:id="521" w:author="Garza, Joseph" w:date="2023-09-29T20:19:00Z">
        <w:r w:rsidR="0070640C">
          <w:rPr>
            <w:rFonts w:ascii="Times New Roman" w:hAnsi="Times New Roman" w:cs="Times New Roman"/>
            <w:sz w:val="22"/>
            <w:szCs w:val="22"/>
          </w:rPr>
          <w:t>is</w:t>
        </w:r>
      </w:ins>
      <w:del w:id="522" w:author="Garza, Joseph" w:date="2023-09-29T20:19:00Z">
        <w:r w:rsidR="006226D2" w:rsidRPr="00123830" w:rsidDel="0070640C">
          <w:rPr>
            <w:rFonts w:ascii="Times New Roman" w:hAnsi="Times New Roman" w:cs="Times New Roman"/>
            <w:sz w:val="22"/>
            <w:szCs w:val="22"/>
            <w:rPrChange w:id="523" w:author="Bird, Chris" w:date="2023-09-29T07:49:00Z">
              <w:rPr>
                <w:rFonts w:ascii="Times New Roman" w:hAnsi="Times New Roman" w:cs="Times New Roman"/>
                <w:sz w:val="20"/>
                <w:szCs w:val="20"/>
              </w:rPr>
            </w:rPrChange>
          </w:rPr>
          <w:delText>e</w:delText>
        </w:r>
      </w:del>
      <w:r w:rsidR="00CF6BE6" w:rsidRPr="00123830">
        <w:rPr>
          <w:rFonts w:ascii="Times New Roman" w:hAnsi="Times New Roman" w:cs="Times New Roman"/>
          <w:sz w:val="22"/>
          <w:szCs w:val="22"/>
          <w:rPrChange w:id="524" w:author="Bird, Chris" w:date="2023-09-29T07:49:00Z">
            <w:rPr>
              <w:rFonts w:ascii="Times New Roman" w:hAnsi="Times New Roman" w:cs="Times New Roman"/>
              <w:sz w:val="20"/>
              <w:szCs w:val="20"/>
            </w:rPr>
          </w:rPrChange>
        </w:rPr>
        <w:t xml:space="preserve"> experiment</w:t>
      </w:r>
      <w:r w:rsidR="0079635C" w:rsidRPr="00123830">
        <w:rPr>
          <w:rFonts w:ascii="Times New Roman" w:hAnsi="Times New Roman" w:cs="Times New Roman"/>
          <w:sz w:val="22"/>
          <w:szCs w:val="22"/>
          <w:rPrChange w:id="525" w:author="Bird, Chris" w:date="2023-09-29T07:49:00Z">
            <w:rPr>
              <w:rFonts w:ascii="Times New Roman" w:hAnsi="Times New Roman" w:cs="Times New Roman"/>
              <w:sz w:val="20"/>
              <w:szCs w:val="20"/>
            </w:rPr>
          </w:rPrChange>
        </w:rPr>
        <w:t xml:space="preserve">. </w:t>
      </w:r>
      <w:r w:rsidR="006226D2" w:rsidRPr="00123830">
        <w:rPr>
          <w:rFonts w:ascii="Times New Roman" w:hAnsi="Times New Roman" w:cs="Times New Roman"/>
          <w:sz w:val="22"/>
          <w:szCs w:val="22"/>
          <w:rPrChange w:id="526" w:author="Bird, Chris" w:date="2023-09-29T07:49:00Z">
            <w:rPr>
              <w:rFonts w:ascii="Times New Roman" w:hAnsi="Times New Roman" w:cs="Times New Roman"/>
              <w:sz w:val="20"/>
              <w:szCs w:val="20"/>
            </w:rPr>
          </w:rPrChange>
        </w:rPr>
        <w:t xml:space="preserve">The initial phase of </w:t>
      </w:r>
      <w:r w:rsidR="009D6444" w:rsidRPr="00123830">
        <w:rPr>
          <w:rFonts w:ascii="Times New Roman" w:hAnsi="Times New Roman" w:cs="Times New Roman"/>
          <w:sz w:val="22"/>
          <w:szCs w:val="22"/>
          <w:rPrChange w:id="527" w:author="Bird, Chris" w:date="2023-09-29T07:49:00Z">
            <w:rPr>
              <w:rFonts w:ascii="Times New Roman" w:hAnsi="Times New Roman" w:cs="Times New Roman"/>
              <w:sz w:val="20"/>
              <w:szCs w:val="20"/>
            </w:rPr>
          </w:rPrChange>
        </w:rPr>
        <w:t xml:space="preserve">our approach </w:t>
      </w:r>
      <w:r w:rsidR="006226D2" w:rsidRPr="00123830">
        <w:rPr>
          <w:rFonts w:ascii="Times New Roman" w:hAnsi="Times New Roman" w:cs="Times New Roman"/>
          <w:sz w:val="22"/>
          <w:szCs w:val="22"/>
          <w:rPrChange w:id="528" w:author="Bird, Chris" w:date="2023-09-29T07:49:00Z">
            <w:rPr>
              <w:rFonts w:ascii="Times New Roman" w:hAnsi="Times New Roman" w:cs="Times New Roman"/>
              <w:sz w:val="20"/>
              <w:szCs w:val="20"/>
            </w:rPr>
          </w:rPrChange>
        </w:rPr>
        <w:t>will</w:t>
      </w:r>
      <w:r w:rsidR="00782FDC" w:rsidRPr="00123830">
        <w:rPr>
          <w:rFonts w:ascii="Times New Roman" w:hAnsi="Times New Roman" w:cs="Times New Roman"/>
          <w:sz w:val="22"/>
          <w:szCs w:val="22"/>
          <w:rPrChange w:id="529" w:author="Bird, Chris" w:date="2023-09-29T07:49:00Z">
            <w:rPr>
              <w:rFonts w:ascii="Times New Roman" w:hAnsi="Times New Roman" w:cs="Times New Roman"/>
              <w:sz w:val="20"/>
              <w:szCs w:val="20"/>
            </w:rPr>
          </w:rPrChange>
        </w:rPr>
        <w:t xml:space="preserve"> be to </w:t>
      </w:r>
      <w:r w:rsidR="006226D2" w:rsidRPr="00123830">
        <w:rPr>
          <w:rFonts w:ascii="Times New Roman" w:hAnsi="Times New Roman" w:cs="Times New Roman"/>
          <w:sz w:val="22"/>
          <w:szCs w:val="22"/>
          <w:rPrChange w:id="530" w:author="Bird, Chris" w:date="2023-09-29T07:49:00Z">
            <w:rPr>
              <w:rFonts w:ascii="Times New Roman" w:hAnsi="Times New Roman" w:cs="Times New Roman"/>
              <w:sz w:val="20"/>
              <w:szCs w:val="20"/>
            </w:rPr>
          </w:rPrChange>
        </w:rPr>
        <w:t>e</w:t>
      </w:r>
      <w:r w:rsidR="0079635C" w:rsidRPr="00123830">
        <w:rPr>
          <w:rFonts w:ascii="Times New Roman" w:hAnsi="Times New Roman" w:cs="Times New Roman"/>
          <w:sz w:val="22"/>
          <w:szCs w:val="22"/>
          <w:rPrChange w:id="531" w:author="Bird, Chris" w:date="2023-09-29T07:49:00Z">
            <w:rPr>
              <w:rFonts w:ascii="Times New Roman" w:hAnsi="Times New Roman" w:cs="Times New Roman"/>
              <w:sz w:val="20"/>
              <w:szCs w:val="20"/>
            </w:rPr>
          </w:rPrChange>
        </w:rPr>
        <w:t>xtrac</w:t>
      </w:r>
      <w:r w:rsidR="00782FDC" w:rsidRPr="00123830">
        <w:rPr>
          <w:rFonts w:ascii="Times New Roman" w:hAnsi="Times New Roman" w:cs="Times New Roman"/>
          <w:sz w:val="22"/>
          <w:szCs w:val="22"/>
          <w:rPrChange w:id="532" w:author="Bird, Chris" w:date="2023-09-29T07:49:00Z">
            <w:rPr>
              <w:rFonts w:ascii="Times New Roman" w:hAnsi="Times New Roman" w:cs="Times New Roman"/>
              <w:sz w:val="20"/>
              <w:szCs w:val="20"/>
            </w:rPr>
          </w:rPrChange>
        </w:rPr>
        <w:t>t</w:t>
      </w:r>
      <w:r w:rsidR="0079635C" w:rsidRPr="00123830">
        <w:rPr>
          <w:rFonts w:ascii="Times New Roman" w:hAnsi="Times New Roman" w:cs="Times New Roman"/>
          <w:sz w:val="22"/>
          <w:szCs w:val="22"/>
          <w:rPrChange w:id="533" w:author="Bird, Chris" w:date="2023-09-29T07:49:00Z">
            <w:rPr>
              <w:rFonts w:ascii="Times New Roman" w:hAnsi="Times New Roman" w:cs="Times New Roman"/>
              <w:sz w:val="20"/>
              <w:szCs w:val="20"/>
            </w:rPr>
          </w:rPrChange>
        </w:rPr>
        <w:t>, amplif</w:t>
      </w:r>
      <w:r w:rsidR="00782FDC" w:rsidRPr="00123830">
        <w:rPr>
          <w:rFonts w:ascii="Times New Roman" w:hAnsi="Times New Roman" w:cs="Times New Roman"/>
          <w:sz w:val="22"/>
          <w:szCs w:val="22"/>
          <w:rPrChange w:id="534" w:author="Bird, Chris" w:date="2023-09-29T07:49:00Z">
            <w:rPr>
              <w:rFonts w:ascii="Times New Roman" w:hAnsi="Times New Roman" w:cs="Times New Roman"/>
              <w:sz w:val="20"/>
              <w:szCs w:val="20"/>
            </w:rPr>
          </w:rPrChange>
        </w:rPr>
        <w:t>y</w:t>
      </w:r>
      <w:r w:rsidR="0079635C" w:rsidRPr="00123830">
        <w:rPr>
          <w:rFonts w:ascii="Times New Roman" w:hAnsi="Times New Roman" w:cs="Times New Roman"/>
          <w:sz w:val="22"/>
          <w:szCs w:val="22"/>
          <w:rPrChange w:id="535" w:author="Bird, Chris" w:date="2023-09-29T07:49:00Z">
            <w:rPr>
              <w:rFonts w:ascii="Times New Roman" w:hAnsi="Times New Roman" w:cs="Times New Roman"/>
              <w:sz w:val="20"/>
              <w:szCs w:val="20"/>
            </w:rPr>
          </w:rPrChange>
        </w:rPr>
        <w:t>, and sequenc</w:t>
      </w:r>
      <w:r w:rsidR="00782FDC" w:rsidRPr="00123830">
        <w:rPr>
          <w:rFonts w:ascii="Times New Roman" w:hAnsi="Times New Roman" w:cs="Times New Roman"/>
          <w:sz w:val="22"/>
          <w:szCs w:val="22"/>
          <w:rPrChange w:id="536" w:author="Bird, Chris" w:date="2023-09-29T07:49:00Z">
            <w:rPr>
              <w:rFonts w:ascii="Times New Roman" w:hAnsi="Times New Roman" w:cs="Times New Roman"/>
              <w:sz w:val="20"/>
              <w:szCs w:val="20"/>
            </w:rPr>
          </w:rPrChange>
        </w:rPr>
        <w:t>e</w:t>
      </w:r>
      <w:r w:rsidR="0079635C" w:rsidRPr="00123830">
        <w:rPr>
          <w:rFonts w:ascii="Times New Roman" w:hAnsi="Times New Roman" w:cs="Times New Roman"/>
          <w:sz w:val="22"/>
          <w:szCs w:val="22"/>
          <w:rPrChange w:id="537" w:author="Bird, Chris" w:date="2023-09-29T07:49:00Z">
            <w:rPr>
              <w:rFonts w:ascii="Times New Roman" w:hAnsi="Times New Roman" w:cs="Times New Roman"/>
              <w:sz w:val="20"/>
              <w:szCs w:val="20"/>
            </w:rPr>
          </w:rPrChange>
        </w:rPr>
        <w:t xml:space="preserve"> known controls</w:t>
      </w:r>
      <w:r w:rsidR="006226D2" w:rsidRPr="00123830">
        <w:rPr>
          <w:rFonts w:ascii="Times New Roman" w:hAnsi="Times New Roman" w:cs="Times New Roman"/>
          <w:sz w:val="22"/>
          <w:szCs w:val="22"/>
          <w:rPrChange w:id="538" w:author="Bird, Chris" w:date="2023-09-29T07:49:00Z">
            <w:rPr>
              <w:rFonts w:ascii="Times New Roman" w:hAnsi="Times New Roman" w:cs="Times New Roman"/>
              <w:sz w:val="20"/>
              <w:szCs w:val="20"/>
            </w:rPr>
          </w:rPrChange>
        </w:rPr>
        <w:t xml:space="preserve"> to </w:t>
      </w:r>
      <w:r w:rsidRPr="00123830">
        <w:rPr>
          <w:rFonts w:ascii="Times New Roman" w:hAnsi="Times New Roman" w:cs="Times New Roman"/>
          <w:sz w:val="22"/>
          <w:szCs w:val="22"/>
          <w:rPrChange w:id="539" w:author="Bird, Chris" w:date="2023-09-29T07:49:00Z">
            <w:rPr>
              <w:rFonts w:ascii="Times New Roman" w:hAnsi="Times New Roman" w:cs="Times New Roman"/>
              <w:sz w:val="20"/>
              <w:szCs w:val="20"/>
            </w:rPr>
          </w:rPrChange>
        </w:rPr>
        <w:t>determine</w:t>
      </w:r>
      <w:r w:rsidR="00CF6BE6" w:rsidRPr="00123830">
        <w:rPr>
          <w:rFonts w:ascii="Times New Roman" w:hAnsi="Times New Roman" w:cs="Times New Roman"/>
          <w:sz w:val="22"/>
          <w:szCs w:val="22"/>
          <w:rPrChange w:id="540" w:author="Bird, Chris" w:date="2023-09-29T07:49:00Z">
            <w:rPr>
              <w:rFonts w:ascii="Times New Roman" w:hAnsi="Times New Roman" w:cs="Times New Roman"/>
              <w:sz w:val="20"/>
              <w:szCs w:val="20"/>
            </w:rPr>
          </w:rPrChange>
        </w:rPr>
        <w:t xml:space="preserve"> the optimum set of procedures to be used </w:t>
      </w:r>
      <w:r w:rsidR="00774605" w:rsidRPr="00123830">
        <w:rPr>
          <w:rFonts w:ascii="Times New Roman" w:hAnsi="Times New Roman" w:cs="Times New Roman"/>
          <w:sz w:val="22"/>
          <w:szCs w:val="22"/>
          <w:rPrChange w:id="541" w:author="Bird, Chris" w:date="2023-09-29T07:49:00Z">
            <w:rPr>
              <w:rFonts w:ascii="Times New Roman" w:hAnsi="Times New Roman" w:cs="Times New Roman"/>
              <w:sz w:val="20"/>
              <w:szCs w:val="20"/>
            </w:rPr>
          </w:rPrChange>
        </w:rPr>
        <w:t xml:space="preserve">for </w:t>
      </w:r>
      <w:r w:rsidR="006226D2" w:rsidRPr="00123830">
        <w:rPr>
          <w:rFonts w:ascii="Times New Roman" w:hAnsi="Times New Roman" w:cs="Times New Roman"/>
          <w:sz w:val="22"/>
          <w:szCs w:val="22"/>
          <w:rPrChange w:id="542" w:author="Bird, Chris" w:date="2023-09-29T07:49:00Z">
            <w:rPr>
              <w:rFonts w:ascii="Times New Roman" w:hAnsi="Times New Roman" w:cs="Times New Roman"/>
              <w:sz w:val="20"/>
              <w:szCs w:val="20"/>
            </w:rPr>
          </w:rPrChange>
        </w:rPr>
        <w:t>the treated unknown coral skeletons</w:t>
      </w:r>
      <w:r w:rsidR="007F59BF" w:rsidRPr="00123830">
        <w:rPr>
          <w:rFonts w:ascii="Times New Roman" w:hAnsi="Times New Roman" w:cs="Times New Roman"/>
          <w:sz w:val="22"/>
          <w:szCs w:val="22"/>
          <w:rPrChange w:id="543" w:author="Bird, Chris" w:date="2023-09-29T07:49:00Z">
            <w:rPr>
              <w:rFonts w:ascii="Times New Roman" w:hAnsi="Times New Roman" w:cs="Times New Roman"/>
              <w:sz w:val="20"/>
              <w:szCs w:val="20"/>
            </w:rPr>
          </w:rPrChange>
        </w:rPr>
        <w:t xml:space="preserve">. After successful processing </w:t>
      </w:r>
      <w:r w:rsidR="006F544C" w:rsidRPr="00123830">
        <w:rPr>
          <w:rFonts w:ascii="Times New Roman" w:hAnsi="Times New Roman" w:cs="Times New Roman"/>
          <w:sz w:val="22"/>
          <w:szCs w:val="22"/>
          <w:rPrChange w:id="544" w:author="Bird, Chris" w:date="2023-09-29T07:49:00Z">
            <w:rPr>
              <w:rFonts w:ascii="Times New Roman" w:hAnsi="Times New Roman" w:cs="Times New Roman"/>
              <w:sz w:val="20"/>
              <w:szCs w:val="20"/>
            </w:rPr>
          </w:rPrChange>
        </w:rPr>
        <w:t xml:space="preserve">and sequencing </w:t>
      </w:r>
      <w:r w:rsidR="007F59BF" w:rsidRPr="00123830">
        <w:rPr>
          <w:rFonts w:ascii="Times New Roman" w:hAnsi="Times New Roman" w:cs="Times New Roman"/>
          <w:sz w:val="22"/>
          <w:szCs w:val="22"/>
          <w:rPrChange w:id="545" w:author="Bird, Chris" w:date="2023-09-29T07:49:00Z">
            <w:rPr>
              <w:rFonts w:ascii="Times New Roman" w:hAnsi="Times New Roman" w:cs="Times New Roman"/>
              <w:sz w:val="20"/>
              <w:szCs w:val="20"/>
            </w:rPr>
          </w:rPrChange>
        </w:rPr>
        <w:t xml:space="preserve">of </w:t>
      </w:r>
      <w:r w:rsidR="007079D0" w:rsidRPr="00123830">
        <w:rPr>
          <w:rFonts w:ascii="Times New Roman" w:hAnsi="Times New Roman" w:cs="Times New Roman"/>
          <w:sz w:val="22"/>
          <w:szCs w:val="22"/>
          <w:rPrChange w:id="546" w:author="Bird, Chris" w:date="2023-09-29T07:49:00Z">
            <w:rPr>
              <w:rFonts w:ascii="Times New Roman" w:hAnsi="Times New Roman" w:cs="Times New Roman"/>
              <w:sz w:val="20"/>
              <w:szCs w:val="20"/>
            </w:rPr>
          </w:rPrChange>
        </w:rPr>
        <w:t xml:space="preserve">known </w:t>
      </w:r>
      <w:r w:rsidR="007F59BF" w:rsidRPr="00123830">
        <w:rPr>
          <w:rFonts w:ascii="Times New Roman" w:hAnsi="Times New Roman" w:cs="Times New Roman"/>
          <w:sz w:val="22"/>
          <w:szCs w:val="22"/>
          <w:rPrChange w:id="547" w:author="Bird, Chris" w:date="2023-09-29T07:49:00Z">
            <w:rPr>
              <w:rFonts w:ascii="Times New Roman" w:hAnsi="Times New Roman" w:cs="Times New Roman"/>
              <w:sz w:val="20"/>
              <w:szCs w:val="20"/>
            </w:rPr>
          </w:rPrChange>
        </w:rPr>
        <w:t xml:space="preserve">coral </w:t>
      </w:r>
      <w:r w:rsidR="007079D0" w:rsidRPr="00123830">
        <w:rPr>
          <w:rFonts w:ascii="Times New Roman" w:hAnsi="Times New Roman" w:cs="Times New Roman"/>
          <w:sz w:val="22"/>
          <w:szCs w:val="22"/>
          <w:rPrChange w:id="548" w:author="Bird, Chris" w:date="2023-09-29T07:49:00Z">
            <w:rPr>
              <w:rFonts w:ascii="Times New Roman" w:hAnsi="Times New Roman" w:cs="Times New Roman"/>
              <w:sz w:val="20"/>
              <w:szCs w:val="20"/>
            </w:rPr>
          </w:rPrChange>
        </w:rPr>
        <w:t xml:space="preserve">skeletons and tissues, </w:t>
      </w:r>
      <w:r w:rsidR="00E120E3" w:rsidRPr="00123830">
        <w:rPr>
          <w:rFonts w:ascii="Times New Roman" w:hAnsi="Times New Roman" w:cs="Times New Roman"/>
          <w:sz w:val="22"/>
          <w:szCs w:val="22"/>
          <w:rPrChange w:id="549" w:author="Bird, Chris" w:date="2023-09-29T07:49:00Z">
            <w:rPr>
              <w:rFonts w:ascii="Times New Roman" w:hAnsi="Times New Roman" w:cs="Times New Roman"/>
              <w:sz w:val="20"/>
              <w:szCs w:val="20"/>
            </w:rPr>
          </w:rPrChange>
        </w:rPr>
        <w:t xml:space="preserve">the same </w:t>
      </w:r>
      <w:r w:rsidR="00844006" w:rsidRPr="00123830">
        <w:rPr>
          <w:rFonts w:ascii="Times New Roman" w:hAnsi="Times New Roman" w:cs="Times New Roman"/>
          <w:sz w:val="22"/>
          <w:szCs w:val="22"/>
          <w:rPrChange w:id="550" w:author="Bird, Chris" w:date="2023-09-29T07:49:00Z">
            <w:rPr>
              <w:rFonts w:ascii="Times New Roman" w:hAnsi="Times New Roman" w:cs="Times New Roman"/>
              <w:sz w:val="20"/>
              <w:szCs w:val="20"/>
            </w:rPr>
          </w:rPrChange>
        </w:rPr>
        <w:t>set of procedures</w:t>
      </w:r>
      <w:r w:rsidR="00E120E3" w:rsidRPr="00123830">
        <w:rPr>
          <w:rFonts w:ascii="Times New Roman" w:hAnsi="Times New Roman" w:cs="Times New Roman"/>
          <w:sz w:val="22"/>
          <w:szCs w:val="22"/>
          <w:rPrChange w:id="551" w:author="Bird, Chris" w:date="2023-09-29T07:49:00Z">
            <w:rPr>
              <w:rFonts w:ascii="Times New Roman" w:hAnsi="Times New Roman" w:cs="Times New Roman"/>
              <w:sz w:val="20"/>
              <w:szCs w:val="20"/>
            </w:rPr>
          </w:rPrChange>
        </w:rPr>
        <w:t xml:space="preserve"> will be used on the </w:t>
      </w:r>
      <w:r w:rsidR="00CD25B4" w:rsidRPr="00123830">
        <w:rPr>
          <w:rFonts w:ascii="Times New Roman" w:hAnsi="Times New Roman" w:cs="Times New Roman"/>
          <w:sz w:val="22"/>
          <w:szCs w:val="22"/>
          <w:rPrChange w:id="552" w:author="Bird, Chris" w:date="2023-09-29T07:49:00Z">
            <w:rPr>
              <w:rFonts w:ascii="Times New Roman" w:hAnsi="Times New Roman" w:cs="Times New Roman"/>
              <w:sz w:val="20"/>
              <w:szCs w:val="20"/>
            </w:rPr>
          </w:rPrChange>
        </w:rPr>
        <w:t xml:space="preserve">processed </w:t>
      </w:r>
      <w:r w:rsidR="00844006" w:rsidRPr="00123830">
        <w:rPr>
          <w:rFonts w:ascii="Times New Roman" w:hAnsi="Times New Roman" w:cs="Times New Roman"/>
          <w:sz w:val="22"/>
          <w:szCs w:val="22"/>
          <w:rPrChange w:id="553" w:author="Bird, Chris" w:date="2023-09-29T07:49:00Z">
            <w:rPr>
              <w:rFonts w:ascii="Times New Roman" w:hAnsi="Times New Roman" w:cs="Times New Roman"/>
              <w:sz w:val="20"/>
              <w:szCs w:val="20"/>
            </w:rPr>
          </w:rPrChange>
        </w:rPr>
        <w:t>coral</w:t>
      </w:r>
      <w:r w:rsidR="00772A73" w:rsidRPr="00123830">
        <w:rPr>
          <w:rFonts w:ascii="Times New Roman" w:hAnsi="Times New Roman" w:cs="Times New Roman"/>
          <w:sz w:val="22"/>
          <w:szCs w:val="22"/>
          <w:rPrChange w:id="554" w:author="Bird, Chris" w:date="2023-09-29T07:49:00Z">
            <w:rPr>
              <w:rFonts w:ascii="Times New Roman" w:hAnsi="Times New Roman" w:cs="Times New Roman"/>
              <w:sz w:val="20"/>
              <w:szCs w:val="20"/>
            </w:rPr>
          </w:rPrChange>
        </w:rPr>
        <w:t>s</w:t>
      </w:r>
      <w:r w:rsidR="00844006" w:rsidRPr="00123830">
        <w:rPr>
          <w:rFonts w:ascii="Times New Roman" w:hAnsi="Times New Roman" w:cs="Times New Roman"/>
          <w:sz w:val="22"/>
          <w:szCs w:val="22"/>
          <w:rPrChange w:id="555" w:author="Bird, Chris" w:date="2023-09-29T07:49:00Z">
            <w:rPr>
              <w:rFonts w:ascii="Times New Roman" w:hAnsi="Times New Roman" w:cs="Times New Roman"/>
              <w:sz w:val="20"/>
              <w:szCs w:val="20"/>
            </w:rPr>
          </w:rPrChange>
        </w:rPr>
        <w:t xml:space="preserve"> taken from the South Pacific.</w:t>
      </w:r>
    </w:p>
    <w:p w14:paraId="0DC4F388" w14:textId="77777777" w:rsidR="00CE5ADE" w:rsidRPr="00123830" w:rsidRDefault="00CE5ADE">
      <w:pPr>
        <w:rPr>
          <w:rFonts w:ascii="Times New Roman" w:hAnsi="Times New Roman" w:cs="Times New Roman"/>
          <w:sz w:val="22"/>
          <w:szCs w:val="22"/>
          <w:rPrChange w:id="556" w:author="Bird, Chris" w:date="2023-09-29T07:49:00Z">
            <w:rPr>
              <w:rFonts w:asciiTheme="majorHAnsi" w:hAnsiTheme="majorHAnsi" w:cstheme="majorHAnsi"/>
              <w:sz w:val="20"/>
              <w:szCs w:val="20"/>
            </w:rPr>
          </w:rPrChange>
        </w:rPr>
        <w:pPrChange w:id="557" w:author="Bird, Chris" w:date="2023-09-29T07:51:00Z">
          <w:pPr>
            <w:spacing w:line="480" w:lineRule="auto"/>
          </w:pPr>
        </w:pPrChange>
      </w:pPr>
    </w:p>
    <w:p w14:paraId="3C61E16A" w14:textId="77777777" w:rsidR="00CE5ADE" w:rsidRPr="00123830" w:rsidRDefault="00CE5ADE">
      <w:pPr>
        <w:rPr>
          <w:rFonts w:ascii="Times New Roman" w:hAnsi="Times New Roman" w:cs="Times New Roman"/>
          <w:sz w:val="22"/>
          <w:szCs w:val="22"/>
          <w:u w:val="single"/>
          <w:rPrChange w:id="558" w:author="Bird, Chris" w:date="2023-09-29T07:49:00Z">
            <w:rPr>
              <w:rFonts w:ascii="Times New Roman" w:hAnsi="Times New Roman" w:cs="Times New Roman"/>
              <w:sz w:val="20"/>
              <w:szCs w:val="20"/>
              <w:u w:val="single"/>
            </w:rPr>
          </w:rPrChange>
        </w:rPr>
        <w:pPrChange w:id="559" w:author="Bird, Chris" w:date="2023-09-29T07:51:00Z">
          <w:pPr>
            <w:spacing w:line="480" w:lineRule="auto"/>
          </w:pPr>
        </w:pPrChange>
      </w:pPr>
      <w:r w:rsidRPr="00123830">
        <w:rPr>
          <w:rFonts w:ascii="Times New Roman" w:hAnsi="Times New Roman" w:cs="Times New Roman"/>
          <w:sz w:val="22"/>
          <w:szCs w:val="22"/>
          <w:u w:val="single"/>
          <w:rPrChange w:id="560" w:author="Bird, Chris" w:date="2023-09-29T07:49:00Z">
            <w:rPr>
              <w:rFonts w:ascii="Times New Roman" w:hAnsi="Times New Roman" w:cs="Times New Roman"/>
              <w:sz w:val="20"/>
              <w:szCs w:val="20"/>
              <w:u w:val="single"/>
            </w:rPr>
          </w:rPrChange>
        </w:rPr>
        <w:t>Intellectual Merit or Significance</w:t>
      </w:r>
    </w:p>
    <w:p w14:paraId="2424EC4E" w14:textId="04A9F1A3" w:rsidR="00603E03" w:rsidRPr="00123830" w:rsidRDefault="00AB3B4E">
      <w:pPr>
        <w:rPr>
          <w:rFonts w:ascii="Times New Roman" w:hAnsi="Times New Roman" w:cs="Times New Roman"/>
          <w:sz w:val="22"/>
          <w:szCs w:val="22"/>
          <w:rPrChange w:id="561" w:author="Bird, Chris" w:date="2023-09-29T07:49:00Z">
            <w:rPr>
              <w:rFonts w:ascii="Times New Roman" w:hAnsi="Times New Roman" w:cs="Times New Roman"/>
              <w:sz w:val="20"/>
              <w:szCs w:val="20"/>
            </w:rPr>
          </w:rPrChange>
        </w:rPr>
        <w:pPrChange w:id="562" w:author="Bird, Chris" w:date="2023-09-29T07:51:00Z">
          <w:pPr>
            <w:spacing w:line="276" w:lineRule="auto"/>
          </w:pPr>
        </w:pPrChange>
      </w:pPr>
      <w:r w:rsidRPr="00123830">
        <w:rPr>
          <w:rFonts w:ascii="Times New Roman" w:hAnsi="Times New Roman" w:cs="Times New Roman"/>
          <w:sz w:val="22"/>
          <w:szCs w:val="22"/>
          <w:rPrChange w:id="563" w:author="Bird, Chris" w:date="2023-09-29T07:49:00Z">
            <w:rPr>
              <w:rFonts w:ascii="Times New Roman" w:hAnsi="Times New Roman" w:cs="Times New Roman"/>
              <w:sz w:val="20"/>
              <w:szCs w:val="20"/>
            </w:rPr>
          </w:rPrChange>
        </w:rPr>
        <w:t xml:space="preserve">This significant </w:t>
      </w:r>
      <w:r w:rsidR="00603E03" w:rsidRPr="00123830">
        <w:rPr>
          <w:rFonts w:ascii="Times New Roman" w:hAnsi="Times New Roman" w:cs="Times New Roman"/>
          <w:sz w:val="22"/>
          <w:szCs w:val="22"/>
          <w:rPrChange w:id="564" w:author="Bird, Chris" w:date="2023-09-29T07:49:00Z">
            <w:rPr>
              <w:rFonts w:ascii="Times New Roman" w:hAnsi="Times New Roman" w:cs="Times New Roman"/>
              <w:sz w:val="20"/>
              <w:szCs w:val="20"/>
            </w:rPr>
          </w:rPrChange>
        </w:rPr>
        <w:t xml:space="preserve">of this project </w:t>
      </w:r>
      <w:r w:rsidR="00B81B1D" w:rsidRPr="00123830">
        <w:rPr>
          <w:rFonts w:ascii="Times New Roman" w:hAnsi="Times New Roman" w:cs="Times New Roman"/>
          <w:sz w:val="22"/>
          <w:szCs w:val="22"/>
          <w:rPrChange w:id="565" w:author="Bird, Chris" w:date="2023-09-29T07:49:00Z">
            <w:rPr>
              <w:rFonts w:ascii="Times New Roman" w:hAnsi="Times New Roman" w:cs="Times New Roman"/>
              <w:sz w:val="20"/>
              <w:szCs w:val="20"/>
            </w:rPr>
          </w:rPrChange>
        </w:rPr>
        <w:t xml:space="preserve">encompasses </w:t>
      </w:r>
      <w:r w:rsidR="008973CB" w:rsidRPr="00123830">
        <w:rPr>
          <w:rFonts w:ascii="Times New Roman" w:hAnsi="Times New Roman" w:cs="Times New Roman"/>
          <w:sz w:val="22"/>
          <w:szCs w:val="22"/>
          <w:rPrChange w:id="566" w:author="Bird, Chris" w:date="2023-09-29T07:49:00Z">
            <w:rPr>
              <w:rFonts w:ascii="Times New Roman" w:hAnsi="Times New Roman" w:cs="Times New Roman"/>
              <w:sz w:val="20"/>
              <w:szCs w:val="20"/>
            </w:rPr>
          </w:rPrChange>
        </w:rPr>
        <w:t xml:space="preserve">a wide range of aspects </w:t>
      </w:r>
      <w:r w:rsidR="002F459D" w:rsidRPr="00123830">
        <w:rPr>
          <w:rFonts w:ascii="Times New Roman" w:hAnsi="Times New Roman" w:cs="Times New Roman"/>
          <w:sz w:val="22"/>
          <w:szCs w:val="22"/>
          <w:rPrChange w:id="567" w:author="Bird, Chris" w:date="2023-09-29T07:49:00Z">
            <w:rPr>
              <w:rFonts w:ascii="Times New Roman" w:hAnsi="Times New Roman" w:cs="Times New Roman"/>
              <w:sz w:val="20"/>
              <w:szCs w:val="20"/>
            </w:rPr>
          </w:rPrChange>
        </w:rPr>
        <w:t>all</w:t>
      </w:r>
      <w:r w:rsidR="008973CB" w:rsidRPr="00123830">
        <w:rPr>
          <w:rFonts w:ascii="Times New Roman" w:hAnsi="Times New Roman" w:cs="Times New Roman"/>
          <w:sz w:val="22"/>
          <w:szCs w:val="22"/>
          <w:rPrChange w:id="568" w:author="Bird, Chris" w:date="2023-09-29T07:49:00Z">
            <w:rPr>
              <w:rFonts w:ascii="Times New Roman" w:hAnsi="Times New Roman" w:cs="Times New Roman"/>
              <w:sz w:val="20"/>
              <w:szCs w:val="20"/>
            </w:rPr>
          </w:rPrChange>
        </w:rPr>
        <w:t xml:space="preserve"> </w:t>
      </w:r>
      <w:r w:rsidR="00A13145" w:rsidRPr="00123830">
        <w:rPr>
          <w:rFonts w:ascii="Times New Roman" w:hAnsi="Times New Roman" w:cs="Times New Roman"/>
          <w:sz w:val="22"/>
          <w:szCs w:val="22"/>
          <w:rPrChange w:id="569" w:author="Bird, Chris" w:date="2023-09-29T07:49:00Z">
            <w:rPr>
              <w:rFonts w:ascii="Times New Roman" w:hAnsi="Times New Roman" w:cs="Times New Roman"/>
              <w:sz w:val="20"/>
              <w:szCs w:val="20"/>
            </w:rPr>
          </w:rPrChange>
        </w:rPr>
        <w:t xml:space="preserve">that </w:t>
      </w:r>
      <w:r w:rsidR="002F459D" w:rsidRPr="00123830">
        <w:rPr>
          <w:rFonts w:ascii="Times New Roman" w:hAnsi="Times New Roman" w:cs="Times New Roman"/>
          <w:sz w:val="22"/>
          <w:szCs w:val="22"/>
          <w:rPrChange w:id="570" w:author="Bird, Chris" w:date="2023-09-29T07:49:00Z">
            <w:rPr>
              <w:rFonts w:ascii="Times New Roman" w:hAnsi="Times New Roman" w:cs="Times New Roman"/>
              <w:sz w:val="20"/>
              <w:szCs w:val="20"/>
            </w:rPr>
          </w:rPrChange>
        </w:rPr>
        <w:t>which</w:t>
      </w:r>
      <w:r w:rsidR="008973CB" w:rsidRPr="00123830">
        <w:rPr>
          <w:rFonts w:ascii="Times New Roman" w:hAnsi="Times New Roman" w:cs="Times New Roman"/>
          <w:sz w:val="22"/>
          <w:szCs w:val="22"/>
          <w:rPrChange w:id="571" w:author="Bird, Chris" w:date="2023-09-29T07:49:00Z">
            <w:rPr>
              <w:rFonts w:ascii="Times New Roman" w:hAnsi="Times New Roman" w:cs="Times New Roman"/>
              <w:sz w:val="20"/>
              <w:szCs w:val="20"/>
            </w:rPr>
          </w:rPrChange>
        </w:rPr>
        <w:t xml:space="preserve"> gesture at the conservation and restoration of coral reefs. </w:t>
      </w:r>
      <w:r w:rsidR="00CD3740" w:rsidRPr="00123830">
        <w:rPr>
          <w:rFonts w:ascii="Times New Roman" w:hAnsi="Times New Roman" w:cs="Times New Roman"/>
          <w:sz w:val="22"/>
          <w:szCs w:val="22"/>
          <w:rPrChange w:id="572" w:author="Bird, Chris" w:date="2023-09-29T07:49:00Z">
            <w:rPr>
              <w:rFonts w:ascii="Times New Roman" w:hAnsi="Times New Roman" w:cs="Times New Roman"/>
              <w:sz w:val="20"/>
              <w:szCs w:val="20"/>
            </w:rPr>
          </w:rPrChange>
        </w:rPr>
        <w:t xml:space="preserve">By building upon </w:t>
      </w:r>
      <w:r w:rsidR="001B5D8B" w:rsidRPr="00123830">
        <w:rPr>
          <w:rFonts w:ascii="Times New Roman" w:hAnsi="Times New Roman" w:cs="Times New Roman"/>
          <w:sz w:val="22"/>
          <w:szCs w:val="22"/>
          <w:rPrChange w:id="573" w:author="Bird, Chris" w:date="2023-09-29T07:49:00Z">
            <w:rPr>
              <w:rFonts w:ascii="Times New Roman" w:hAnsi="Times New Roman" w:cs="Times New Roman"/>
              <w:sz w:val="20"/>
              <w:szCs w:val="20"/>
            </w:rPr>
          </w:rPrChange>
        </w:rPr>
        <w:t xml:space="preserve">the limited </w:t>
      </w:r>
      <w:r w:rsidR="00B51390" w:rsidRPr="00123830">
        <w:rPr>
          <w:rFonts w:ascii="Times New Roman" w:hAnsi="Times New Roman" w:cs="Times New Roman"/>
          <w:sz w:val="22"/>
          <w:szCs w:val="22"/>
          <w:rPrChange w:id="574" w:author="Bird, Chris" w:date="2023-09-29T07:49:00Z">
            <w:rPr>
              <w:rFonts w:ascii="Times New Roman" w:hAnsi="Times New Roman" w:cs="Times New Roman"/>
              <w:sz w:val="20"/>
              <w:szCs w:val="20"/>
            </w:rPr>
          </w:rPrChange>
        </w:rPr>
        <w:t xml:space="preserve">collective </w:t>
      </w:r>
      <w:r w:rsidR="00CD3740" w:rsidRPr="00123830">
        <w:rPr>
          <w:rFonts w:ascii="Times New Roman" w:hAnsi="Times New Roman" w:cs="Times New Roman"/>
          <w:sz w:val="22"/>
          <w:szCs w:val="22"/>
          <w:rPrChange w:id="575" w:author="Bird, Chris" w:date="2023-09-29T07:49:00Z">
            <w:rPr>
              <w:rFonts w:ascii="Times New Roman" w:hAnsi="Times New Roman" w:cs="Times New Roman"/>
              <w:sz w:val="20"/>
              <w:szCs w:val="20"/>
            </w:rPr>
          </w:rPrChange>
        </w:rPr>
        <w:t xml:space="preserve">knowledge of </w:t>
      </w:r>
      <w:r w:rsidR="00D51FAE" w:rsidRPr="00123830">
        <w:rPr>
          <w:rFonts w:ascii="Times New Roman" w:hAnsi="Times New Roman" w:cs="Times New Roman"/>
          <w:sz w:val="22"/>
          <w:szCs w:val="22"/>
          <w:rPrChange w:id="576" w:author="Bird, Chris" w:date="2023-09-29T07:49:00Z">
            <w:rPr>
              <w:rFonts w:ascii="Times New Roman" w:hAnsi="Times New Roman" w:cs="Times New Roman"/>
              <w:sz w:val="20"/>
              <w:szCs w:val="20"/>
            </w:rPr>
          </w:rPrChange>
        </w:rPr>
        <w:t xml:space="preserve">coral </w:t>
      </w:r>
      <w:r w:rsidR="00CD3740" w:rsidRPr="00123830">
        <w:rPr>
          <w:rFonts w:ascii="Times New Roman" w:hAnsi="Times New Roman" w:cs="Times New Roman"/>
          <w:sz w:val="22"/>
          <w:szCs w:val="22"/>
          <w:rPrChange w:id="577" w:author="Bird, Chris" w:date="2023-09-29T07:49:00Z">
            <w:rPr>
              <w:rFonts w:ascii="Times New Roman" w:hAnsi="Times New Roman" w:cs="Times New Roman"/>
              <w:sz w:val="20"/>
              <w:szCs w:val="20"/>
            </w:rPr>
          </w:rPrChange>
        </w:rPr>
        <w:t xml:space="preserve">DNA extraction, my aim is to </w:t>
      </w:r>
      <w:r w:rsidR="004A08F2" w:rsidRPr="00123830">
        <w:rPr>
          <w:rFonts w:ascii="Times New Roman" w:hAnsi="Times New Roman" w:cs="Times New Roman"/>
          <w:sz w:val="22"/>
          <w:szCs w:val="22"/>
          <w:rPrChange w:id="578" w:author="Bird, Chris" w:date="2023-09-29T07:49:00Z">
            <w:rPr>
              <w:rFonts w:ascii="Times New Roman" w:hAnsi="Times New Roman" w:cs="Times New Roman"/>
              <w:sz w:val="20"/>
              <w:szCs w:val="20"/>
            </w:rPr>
          </w:rPrChange>
        </w:rPr>
        <w:t xml:space="preserve">accelerate the rate at which </w:t>
      </w:r>
      <w:r w:rsidR="00D51FAE" w:rsidRPr="00123830">
        <w:rPr>
          <w:rFonts w:ascii="Times New Roman" w:hAnsi="Times New Roman" w:cs="Times New Roman"/>
          <w:sz w:val="22"/>
          <w:szCs w:val="22"/>
          <w:rPrChange w:id="579" w:author="Bird, Chris" w:date="2023-09-29T07:49:00Z">
            <w:rPr>
              <w:rFonts w:ascii="Times New Roman" w:hAnsi="Times New Roman" w:cs="Times New Roman"/>
              <w:sz w:val="20"/>
              <w:szCs w:val="20"/>
            </w:rPr>
          </w:rPrChange>
        </w:rPr>
        <w:t xml:space="preserve">genomic </w:t>
      </w:r>
      <w:r w:rsidR="004A08F2" w:rsidRPr="00123830">
        <w:rPr>
          <w:rFonts w:ascii="Times New Roman" w:hAnsi="Times New Roman" w:cs="Times New Roman"/>
          <w:sz w:val="22"/>
          <w:szCs w:val="22"/>
          <w:rPrChange w:id="580" w:author="Bird, Chris" w:date="2023-09-29T07:49:00Z">
            <w:rPr>
              <w:rFonts w:ascii="Times New Roman" w:hAnsi="Times New Roman" w:cs="Times New Roman"/>
              <w:sz w:val="20"/>
              <w:szCs w:val="20"/>
            </w:rPr>
          </w:rPrChange>
        </w:rPr>
        <w:t xml:space="preserve">research of coral can </w:t>
      </w:r>
      <w:r w:rsidR="001B5D8B" w:rsidRPr="00123830">
        <w:rPr>
          <w:rFonts w:ascii="Times New Roman" w:hAnsi="Times New Roman" w:cs="Times New Roman"/>
          <w:sz w:val="22"/>
          <w:szCs w:val="22"/>
          <w:rPrChange w:id="581" w:author="Bird, Chris" w:date="2023-09-29T07:49:00Z">
            <w:rPr>
              <w:rFonts w:ascii="Times New Roman" w:hAnsi="Times New Roman" w:cs="Times New Roman"/>
              <w:sz w:val="20"/>
              <w:szCs w:val="20"/>
            </w:rPr>
          </w:rPrChange>
        </w:rPr>
        <w:t>take place</w:t>
      </w:r>
      <w:ins w:id="582" w:author="Garza, Joseph" w:date="2023-09-29T10:57:00Z">
        <w:r w:rsidR="009A3C16">
          <w:rPr>
            <w:rFonts w:ascii="Times New Roman" w:hAnsi="Times New Roman" w:cs="Times New Roman"/>
            <w:sz w:val="22"/>
            <w:szCs w:val="22"/>
          </w:rPr>
          <w:t xml:space="preserve"> </w:t>
        </w:r>
        <w:r w:rsidR="009A3C16" w:rsidRPr="00C51567">
          <w:rPr>
            <w:rFonts w:ascii="Times New Roman" w:hAnsi="Times New Roman" w:cs="Times New Roman"/>
            <w:sz w:val="22"/>
            <w:szCs w:val="22"/>
          </w:rPr>
          <w:t>(Solomon et al., 2019</w:t>
        </w:r>
        <w:r w:rsidR="009A3C16">
          <w:rPr>
            <w:rFonts w:ascii="Times New Roman" w:hAnsi="Times New Roman" w:cs="Times New Roman"/>
            <w:sz w:val="22"/>
            <w:szCs w:val="22"/>
          </w:rPr>
          <w:t>)</w:t>
        </w:r>
      </w:ins>
      <w:r w:rsidR="001B5D8B" w:rsidRPr="00123830">
        <w:rPr>
          <w:rFonts w:ascii="Times New Roman" w:hAnsi="Times New Roman" w:cs="Times New Roman"/>
          <w:sz w:val="22"/>
          <w:szCs w:val="22"/>
          <w:rPrChange w:id="583" w:author="Bird, Chris" w:date="2023-09-29T07:49:00Z">
            <w:rPr>
              <w:rFonts w:ascii="Times New Roman" w:hAnsi="Times New Roman" w:cs="Times New Roman"/>
              <w:sz w:val="20"/>
              <w:szCs w:val="20"/>
            </w:rPr>
          </w:rPrChange>
        </w:rPr>
        <w:t>.</w:t>
      </w:r>
      <w:r w:rsidR="00D928A8" w:rsidRPr="00123830">
        <w:rPr>
          <w:rFonts w:ascii="Times New Roman" w:hAnsi="Times New Roman" w:cs="Times New Roman"/>
          <w:sz w:val="22"/>
          <w:szCs w:val="22"/>
          <w:rPrChange w:id="584" w:author="Bird, Chris" w:date="2023-09-29T07:49:00Z">
            <w:rPr>
              <w:rFonts w:ascii="Times New Roman" w:hAnsi="Times New Roman" w:cs="Times New Roman"/>
              <w:sz w:val="20"/>
              <w:szCs w:val="20"/>
            </w:rPr>
          </w:rPrChange>
        </w:rPr>
        <w:t xml:space="preserve"> In addition, this research </w:t>
      </w:r>
      <w:r w:rsidR="00071B15" w:rsidRPr="00123830">
        <w:rPr>
          <w:rFonts w:ascii="Times New Roman" w:hAnsi="Times New Roman" w:cs="Times New Roman"/>
          <w:sz w:val="22"/>
          <w:szCs w:val="22"/>
          <w:rPrChange w:id="585" w:author="Bird, Chris" w:date="2023-09-29T07:49:00Z">
            <w:rPr>
              <w:rFonts w:ascii="Times New Roman" w:hAnsi="Times New Roman" w:cs="Times New Roman"/>
              <w:sz w:val="20"/>
              <w:szCs w:val="20"/>
            </w:rPr>
          </w:rPrChange>
        </w:rPr>
        <w:t>will</w:t>
      </w:r>
      <w:r w:rsidR="00D928A8" w:rsidRPr="00123830">
        <w:rPr>
          <w:rFonts w:ascii="Times New Roman" w:hAnsi="Times New Roman" w:cs="Times New Roman"/>
          <w:sz w:val="22"/>
          <w:szCs w:val="22"/>
          <w:rPrChange w:id="586" w:author="Bird, Chris" w:date="2023-09-29T07:49:00Z">
            <w:rPr>
              <w:rFonts w:ascii="Times New Roman" w:hAnsi="Times New Roman" w:cs="Times New Roman"/>
              <w:sz w:val="20"/>
              <w:szCs w:val="20"/>
            </w:rPr>
          </w:rPrChange>
        </w:rPr>
        <w:t xml:space="preserve"> </w:t>
      </w:r>
      <w:r w:rsidR="00B875AA" w:rsidRPr="00123830">
        <w:rPr>
          <w:rFonts w:ascii="Times New Roman" w:hAnsi="Times New Roman" w:cs="Times New Roman"/>
          <w:sz w:val="22"/>
          <w:szCs w:val="22"/>
          <w:rPrChange w:id="587" w:author="Bird, Chris" w:date="2023-09-29T07:49:00Z">
            <w:rPr>
              <w:rFonts w:ascii="Times New Roman" w:hAnsi="Times New Roman" w:cs="Times New Roman"/>
              <w:sz w:val="20"/>
              <w:szCs w:val="20"/>
            </w:rPr>
          </w:rPrChange>
        </w:rPr>
        <w:t>establish</w:t>
      </w:r>
      <w:r w:rsidR="00CB6263" w:rsidRPr="00123830">
        <w:rPr>
          <w:rFonts w:ascii="Times New Roman" w:hAnsi="Times New Roman" w:cs="Times New Roman"/>
          <w:sz w:val="22"/>
          <w:szCs w:val="22"/>
          <w:rPrChange w:id="588" w:author="Bird, Chris" w:date="2023-09-29T07:49:00Z">
            <w:rPr>
              <w:rFonts w:ascii="Times New Roman" w:hAnsi="Times New Roman" w:cs="Times New Roman"/>
              <w:sz w:val="20"/>
              <w:szCs w:val="20"/>
            </w:rPr>
          </w:rPrChange>
        </w:rPr>
        <w:t xml:space="preserve"> </w:t>
      </w:r>
      <w:r w:rsidR="00D51FAE" w:rsidRPr="00123830">
        <w:rPr>
          <w:rFonts w:ascii="Times New Roman" w:hAnsi="Times New Roman" w:cs="Times New Roman"/>
          <w:sz w:val="22"/>
          <w:szCs w:val="22"/>
          <w:rPrChange w:id="589" w:author="Bird, Chris" w:date="2023-09-29T07:49:00Z">
            <w:rPr>
              <w:rFonts w:ascii="Times New Roman" w:hAnsi="Times New Roman" w:cs="Times New Roman"/>
              <w:sz w:val="20"/>
              <w:szCs w:val="20"/>
            </w:rPr>
          </w:rPrChange>
        </w:rPr>
        <w:t xml:space="preserve">methods which </w:t>
      </w:r>
      <w:r w:rsidR="00EE380D" w:rsidRPr="00123830">
        <w:rPr>
          <w:rFonts w:ascii="Times New Roman" w:hAnsi="Times New Roman" w:cs="Times New Roman"/>
          <w:sz w:val="22"/>
          <w:szCs w:val="22"/>
          <w:rPrChange w:id="590" w:author="Bird, Chris" w:date="2023-09-29T07:49:00Z">
            <w:rPr>
              <w:rFonts w:ascii="Times New Roman" w:hAnsi="Times New Roman" w:cs="Times New Roman"/>
              <w:sz w:val="20"/>
              <w:szCs w:val="20"/>
            </w:rPr>
          </w:rPrChange>
        </w:rPr>
        <w:t>seek</w:t>
      </w:r>
      <w:r w:rsidR="00D51FAE" w:rsidRPr="00123830">
        <w:rPr>
          <w:rFonts w:ascii="Times New Roman" w:hAnsi="Times New Roman" w:cs="Times New Roman"/>
          <w:sz w:val="22"/>
          <w:szCs w:val="22"/>
          <w:rPrChange w:id="591" w:author="Bird, Chris" w:date="2023-09-29T07:49:00Z">
            <w:rPr>
              <w:rFonts w:ascii="Times New Roman" w:hAnsi="Times New Roman" w:cs="Times New Roman"/>
              <w:sz w:val="20"/>
              <w:szCs w:val="20"/>
            </w:rPr>
          </w:rPrChange>
        </w:rPr>
        <w:t xml:space="preserve"> to recover DNA from </w:t>
      </w:r>
      <w:r w:rsidR="00071B15" w:rsidRPr="00123830">
        <w:rPr>
          <w:rFonts w:ascii="Times New Roman" w:hAnsi="Times New Roman" w:cs="Times New Roman"/>
          <w:sz w:val="22"/>
          <w:szCs w:val="22"/>
          <w:rPrChange w:id="592" w:author="Bird, Chris" w:date="2023-09-29T07:49:00Z">
            <w:rPr>
              <w:rFonts w:ascii="Times New Roman" w:hAnsi="Times New Roman" w:cs="Times New Roman"/>
              <w:sz w:val="20"/>
              <w:szCs w:val="20"/>
            </w:rPr>
          </w:rPrChange>
        </w:rPr>
        <w:t xml:space="preserve">other </w:t>
      </w:r>
      <w:r w:rsidR="00D1315D" w:rsidRPr="00123830">
        <w:rPr>
          <w:rFonts w:ascii="Times New Roman" w:hAnsi="Times New Roman" w:cs="Times New Roman"/>
          <w:sz w:val="22"/>
          <w:szCs w:val="22"/>
          <w:rPrChange w:id="593" w:author="Bird, Chris" w:date="2023-09-29T07:49:00Z">
            <w:rPr>
              <w:rFonts w:ascii="Times New Roman" w:hAnsi="Times New Roman" w:cs="Times New Roman"/>
              <w:sz w:val="20"/>
              <w:szCs w:val="20"/>
            </w:rPr>
          </w:rPrChange>
        </w:rPr>
        <w:t>organism</w:t>
      </w:r>
      <w:r w:rsidR="000162C6" w:rsidRPr="00123830">
        <w:rPr>
          <w:rFonts w:ascii="Times New Roman" w:hAnsi="Times New Roman" w:cs="Times New Roman"/>
          <w:sz w:val="22"/>
          <w:szCs w:val="22"/>
          <w:rPrChange w:id="594" w:author="Bird, Chris" w:date="2023-09-29T07:49:00Z">
            <w:rPr>
              <w:rFonts w:ascii="Times New Roman" w:hAnsi="Times New Roman" w:cs="Times New Roman"/>
              <w:sz w:val="20"/>
              <w:szCs w:val="20"/>
            </w:rPr>
          </w:rPrChange>
        </w:rPr>
        <w:t>s</w:t>
      </w:r>
      <w:r w:rsidR="00071B15" w:rsidRPr="00123830">
        <w:rPr>
          <w:rFonts w:ascii="Times New Roman" w:hAnsi="Times New Roman" w:cs="Times New Roman"/>
          <w:sz w:val="22"/>
          <w:szCs w:val="22"/>
          <w:rPrChange w:id="595" w:author="Bird, Chris" w:date="2023-09-29T07:49:00Z">
            <w:rPr>
              <w:rFonts w:ascii="Times New Roman" w:hAnsi="Times New Roman" w:cs="Times New Roman"/>
              <w:sz w:val="20"/>
              <w:szCs w:val="20"/>
            </w:rPr>
          </w:rPrChange>
        </w:rPr>
        <w:t xml:space="preserve"> which excrete calcium carbonate </w:t>
      </w:r>
      <w:r w:rsidR="00F84495" w:rsidRPr="00123830">
        <w:rPr>
          <w:rFonts w:ascii="Times New Roman" w:hAnsi="Times New Roman" w:cs="Times New Roman"/>
          <w:sz w:val="22"/>
          <w:szCs w:val="22"/>
          <w:rPrChange w:id="596" w:author="Bird, Chris" w:date="2023-09-29T07:49:00Z">
            <w:rPr>
              <w:rFonts w:ascii="Times New Roman" w:hAnsi="Times New Roman" w:cs="Times New Roman"/>
              <w:sz w:val="20"/>
              <w:szCs w:val="20"/>
            </w:rPr>
          </w:rPrChange>
        </w:rPr>
        <w:t xml:space="preserve">including but not limited to oysters, clams, </w:t>
      </w:r>
      <w:r w:rsidR="00216497" w:rsidRPr="00123830">
        <w:rPr>
          <w:rFonts w:ascii="Times New Roman" w:hAnsi="Times New Roman" w:cs="Times New Roman"/>
          <w:sz w:val="22"/>
          <w:szCs w:val="22"/>
          <w:rPrChange w:id="597" w:author="Bird, Chris" w:date="2023-09-29T07:49:00Z">
            <w:rPr>
              <w:rFonts w:ascii="Times New Roman" w:hAnsi="Times New Roman" w:cs="Times New Roman"/>
              <w:sz w:val="20"/>
              <w:szCs w:val="20"/>
            </w:rPr>
          </w:rPrChange>
        </w:rPr>
        <w:t xml:space="preserve">snails and </w:t>
      </w:r>
      <w:r w:rsidR="00216497" w:rsidRPr="00123830">
        <w:rPr>
          <w:rFonts w:ascii="Times New Roman" w:hAnsi="Times New Roman" w:cs="Times New Roman"/>
          <w:sz w:val="22"/>
          <w:szCs w:val="22"/>
          <w:rPrChange w:id="598" w:author="Bird, Chris" w:date="2023-09-29T07:49:00Z">
            <w:rPr>
              <w:rFonts w:ascii="Times New Roman" w:hAnsi="Times New Roman" w:cs="Times New Roman"/>
              <w:sz w:val="20"/>
              <w:szCs w:val="20"/>
            </w:rPr>
          </w:rPrChange>
        </w:rPr>
        <w:lastRenderedPageBreak/>
        <w:t xml:space="preserve">even algae. </w:t>
      </w:r>
      <w:r w:rsidR="00D545DE" w:rsidRPr="00123830">
        <w:rPr>
          <w:rFonts w:ascii="Times New Roman" w:hAnsi="Times New Roman" w:cs="Times New Roman"/>
          <w:sz w:val="22"/>
          <w:szCs w:val="22"/>
          <w:rPrChange w:id="599" w:author="Bird, Chris" w:date="2023-09-29T07:49:00Z">
            <w:rPr>
              <w:rFonts w:ascii="Times New Roman" w:hAnsi="Times New Roman" w:cs="Times New Roman"/>
              <w:sz w:val="20"/>
              <w:szCs w:val="20"/>
            </w:rPr>
          </w:rPrChange>
        </w:rPr>
        <w:t xml:space="preserve">By effectively establishing </w:t>
      </w:r>
      <w:r w:rsidR="00506D03" w:rsidRPr="00123830">
        <w:rPr>
          <w:rFonts w:ascii="Times New Roman" w:hAnsi="Times New Roman" w:cs="Times New Roman"/>
          <w:sz w:val="22"/>
          <w:szCs w:val="22"/>
          <w:rPrChange w:id="600" w:author="Bird, Chris" w:date="2023-09-29T07:49:00Z">
            <w:rPr>
              <w:rFonts w:ascii="Times New Roman" w:hAnsi="Times New Roman" w:cs="Times New Roman"/>
              <w:sz w:val="20"/>
              <w:szCs w:val="20"/>
            </w:rPr>
          </w:rPrChange>
        </w:rPr>
        <w:t>DNA</w:t>
      </w:r>
      <w:r w:rsidR="00D545DE" w:rsidRPr="00123830">
        <w:rPr>
          <w:rFonts w:ascii="Times New Roman" w:hAnsi="Times New Roman" w:cs="Times New Roman"/>
          <w:sz w:val="22"/>
          <w:szCs w:val="22"/>
          <w:rPrChange w:id="601" w:author="Bird, Chris" w:date="2023-09-29T07:49:00Z">
            <w:rPr>
              <w:rFonts w:ascii="Times New Roman" w:hAnsi="Times New Roman" w:cs="Times New Roman"/>
              <w:sz w:val="20"/>
              <w:szCs w:val="20"/>
            </w:rPr>
          </w:rPrChange>
        </w:rPr>
        <w:t xml:space="preserve"> </w:t>
      </w:r>
      <w:r w:rsidR="00506D03" w:rsidRPr="00123830">
        <w:rPr>
          <w:rFonts w:ascii="Times New Roman" w:hAnsi="Times New Roman" w:cs="Times New Roman"/>
          <w:sz w:val="22"/>
          <w:szCs w:val="22"/>
          <w:rPrChange w:id="602" w:author="Bird, Chris" w:date="2023-09-29T07:49:00Z">
            <w:rPr>
              <w:rFonts w:ascii="Times New Roman" w:hAnsi="Times New Roman" w:cs="Times New Roman"/>
              <w:sz w:val="20"/>
              <w:szCs w:val="20"/>
            </w:rPr>
          </w:rPrChange>
        </w:rPr>
        <w:t>extraction</w:t>
      </w:r>
      <w:r w:rsidR="00D545DE" w:rsidRPr="00123830">
        <w:rPr>
          <w:rFonts w:ascii="Times New Roman" w:hAnsi="Times New Roman" w:cs="Times New Roman"/>
          <w:sz w:val="22"/>
          <w:szCs w:val="22"/>
          <w:rPrChange w:id="603" w:author="Bird, Chris" w:date="2023-09-29T07:49:00Z">
            <w:rPr>
              <w:rFonts w:ascii="Times New Roman" w:hAnsi="Times New Roman" w:cs="Times New Roman"/>
              <w:sz w:val="20"/>
              <w:szCs w:val="20"/>
            </w:rPr>
          </w:rPrChange>
        </w:rPr>
        <w:t xml:space="preserve"> protocols for coral, </w:t>
      </w:r>
      <w:r w:rsidR="00A603DC" w:rsidRPr="00123830">
        <w:rPr>
          <w:rFonts w:ascii="Times New Roman" w:hAnsi="Times New Roman" w:cs="Times New Roman"/>
          <w:sz w:val="22"/>
          <w:szCs w:val="22"/>
          <w:rPrChange w:id="604" w:author="Bird, Chris" w:date="2023-09-29T07:49:00Z">
            <w:rPr>
              <w:rFonts w:ascii="Times New Roman" w:hAnsi="Times New Roman" w:cs="Times New Roman"/>
              <w:sz w:val="20"/>
              <w:szCs w:val="20"/>
            </w:rPr>
          </w:rPrChange>
        </w:rPr>
        <w:t>this</w:t>
      </w:r>
      <w:r w:rsidR="00D545DE" w:rsidRPr="00123830">
        <w:rPr>
          <w:rFonts w:ascii="Times New Roman" w:hAnsi="Times New Roman" w:cs="Times New Roman"/>
          <w:sz w:val="22"/>
          <w:szCs w:val="22"/>
          <w:rPrChange w:id="605" w:author="Bird, Chris" w:date="2023-09-29T07:49:00Z">
            <w:rPr>
              <w:rFonts w:ascii="Times New Roman" w:hAnsi="Times New Roman" w:cs="Times New Roman"/>
              <w:sz w:val="20"/>
              <w:szCs w:val="20"/>
            </w:rPr>
          </w:rPrChange>
        </w:rPr>
        <w:t xml:space="preserve"> study </w:t>
      </w:r>
      <w:r w:rsidR="00A603DC" w:rsidRPr="00123830">
        <w:rPr>
          <w:rFonts w:ascii="Times New Roman" w:hAnsi="Times New Roman" w:cs="Times New Roman"/>
          <w:sz w:val="22"/>
          <w:szCs w:val="22"/>
          <w:rPrChange w:id="606" w:author="Bird, Chris" w:date="2023-09-29T07:49:00Z">
            <w:rPr>
              <w:rFonts w:ascii="Times New Roman" w:hAnsi="Times New Roman" w:cs="Times New Roman"/>
              <w:sz w:val="20"/>
              <w:szCs w:val="20"/>
            </w:rPr>
          </w:rPrChange>
        </w:rPr>
        <w:t xml:space="preserve">inherently </w:t>
      </w:r>
      <w:r w:rsidR="00D545DE" w:rsidRPr="00123830">
        <w:rPr>
          <w:rFonts w:ascii="Times New Roman" w:hAnsi="Times New Roman" w:cs="Times New Roman"/>
          <w:sz w:val="22"/>
          <w:szCs w:val="22"/>
          <w:rPrChange w:id="607" w:author="Bird, Chris" w:date="2023-09-29T07:49:00Z">
            <w:rPr>
              <w:rFonts w:ascii="Times New Roman" w:hAnsi="Times New Roman" w:cs="Times New Roman"/>
              <w:sz w:val="20"/>
              <w:szCs w:val="20"/>
            </w:rPr>
          </w:rPrChange>
        </w:rPr>
        <w:t xml:space="preserve">seeks to </w:t>
      </w:r>
      <w:r w:rsidR="00EE1381" w:rsidRPr="00123830">
        <w:rPr>
          <w:rFonts w:ascii="Times New Roman" w:hAnsi="Times New Roman" w:cs="Times New Roman"/>
          <w:sz w:val="22"/>
          <w:szCs w:val="22"/>
          <w:rPrChange w:id="608" w:author="Bird, Chris" w:date="2023-09-29T07:49:00Z">
            <w:rPr>
              <w:rFonts w:ascii="Times New Roman" w:hAnsi="Times New Roman" w:cs="Times New Roman"/>
              <w:sz w:val="20"/>
              <w:szCs w:val="20"/>
            </w:rPr>
          </w:rPrChange>
        </w:rPr>
        <w:t xml:space="preserve">explore new methods for quantifying genetic diversity in </w:t>
      </w:r>
      <w:r w:rsidR="00506D03" w:rsidRPr="00123830">
        <w:rPr>
          <w:rFonts w:ascii="Times New Roman" w:hAnsi="Times New Roman" w:cs="Times New Roman"/>
          <w:sz w:val="22"/>
          <w:szCs w:val="22"/>
          <w:rPrChange w:id="609" w:author="Bird, Chris" w:date="2023-09-29T07:49:00Z">
            <w:rPr>
              <w:rFonts w:ascii="Times New Roman" w:hAnsi="Times New Roman" w:cs="Times New Roman"/>
              <w:sz w:val="20"/>
              <w:szCs w:val="20"/>
            </w:rPr>
          </w:rPrChange>
        </w:rPr>
        <w:t xml:space="preserve">various </w:t>
      </w:r>
      <w:r w:rsidR="00477353" w:rsidRPr="00123830">
        <w:rPr>
          <w:rFonts w:ascii="Times New Roman" w:hAnsi="Times New Roman" w:cs="Times New Roman"/>
          <w:sz w:val="22"/>
          <w:szCs w:val="22"/>
          <w:rPrChange w:id="610" w:author="Bird, Chris" w:date="2023-09-29T07:49:00Z">
            <w:rPr>
              <w:rFonts w:ascii="Times New Roman" w:hAnsi="Times New Roman" w:cs="Times New Roman"/>
              <w:sz w:val="20"/>
              <w:szCs w:val="20"/>
            </w:rPr>
          </w:rPrChange>
        </w:rPr>
        <w:t>natural population</w:t>
      </w:r>
      <w:r w:rsidR="00A603DC" w:rsidRPr="00123830">
        <w:rPr>
          <w:rFonts w:ascii="Times New Roman" w:hAnsi="Times New Roman" w:cs="Times New Roman"/>
          <w:sz w:val="22"/>
          <w:szCs w:val="22"/>
          <w:rPrChange w:id="611" w:author="Bird, Chris" w:date="2023-09-29T07:49:00Z">
            <w:rPr>
              <w:rFonts w:ascii="Times New Roman" w:hAnsi="Times New Roman" w:cs="Times New Roman"/>
              <w:sz w:val="20"/>
              <w:szCs w:val="20"/>
            </w:rPr>
          </w:rPrChange>
        </w:rPr>
        <w:t>s</w:t>
      </w:r>
      <w:ins w:id="612" w:author="Garza, Joseph" w:date="2023-09-29T10:56:00Z">
        <w:r w:rsidR="00B40A58">
          <w:rPr>
            <w:rFonts w:ascii="Times New Roman" w:hAnsi="Times New Roman" w:cs="Times New Roman"/>
            <w:sz w:val="22"/>
            <w:szCs w:val="22"/>
          </w:rPr>
          <w:t xml:space="preserve"> </w:t>
        </w:r>
        <w:r w:rsidR="00B40A58" w:rsidRPr="00C51567">
          <w:rPr>
            <w:rFonts w:ascii="Times New Roman" w:hAnsi="Times New Roman" w:cs="Times New Roman"/>
            <w:sz w:val="22"/>
            <w:szCs w:val="22"/>
          </w:rPr>
          <w:t>(Moll, 2008).</w:t>
        </w:r>
      </w:ins>
      <w:del w:id="613" w:author="Garza, Joseph" w:date="2023-09-29T10:56:00Z">
        <w:r w:rsidR="002D7460" w:rsidRPr="00123830" w:rsidDel="00B40A58">
          <w:rPr>
            <w:rFonts w:ascii="Times New Roman" w:hAnsi="Times New Roman" w:cs="Times New Roman"/>
            <w:sz w:val="22"/>
            <w:szCs w:val="22"/>
            <w:rPrChange w:id="614" w:author="Bird, Chris" w:date="2023-09-29T07:49:00Z">
              <w:rPr>
                <w:rFonts w:ascii="Times New Roman" w:hAnsi="Times New Roman" w:cs="Times New Roman"/>
                <w:sz w:val="20"/>
                <w:szCs w:val="20"/>
              </w:rPr>
            </w:rPrChange>
          </w:rPr>
          <w:delText xml:space="preserve">. </w:delText>
        </w:r>
      </w:del>
    </w:p>
    <w:p w14:paraId="3CC3BCFC" w14:textId="77777777" w:rsidR="00AB3B4E" w:rsidRPr="00123830" w:rsidRDefault="00AB3B4E">
      <w:pPr>
        <w:rPr>
          <w:rFonts w:ascii="Times New Roman" w:hAnsi="Times New Roman" w:cs="Times New Roman"/>
          <w:sz w:val="22"/>
          <w:szCs w:val="22"/>
          <w:rPrChange w:id="615" w:author="Bird, Chris" w:date="2023-09-29T07:49:00Z">
            <w:rPr>
              <w:rFonts w:asciiTheme="majorHAnsi" w:hAnsiTheme="majorHAnsi" w:cstheme="majorHAnsi"/>
              <w:sz w:val="20"/>
              <w:szCs w:val="20"/>
            </w:rPr>
          </w:rPrChange>
        </w:rPr>
        <w:pPrChange w:id="616" w:author="Bird, Chris" w:date="2023-09-29T07:51:00Z">
          <w:pPr>
            <w:spacing w:line="276" w:lineRule="auto"/>
          </w:pPr>
        </w:pPrChange>
      </w:pPr>
    </w:p>
    <w:p w14:paraId="28E617F1" w14:textId="2C999B2D" w:rsidR="00CC7FD5" w:rsidRPr="00123830" w:rsidRDefault="00B742E7">
      <w:pPr>
        <w:rPr>
          <w:rFonts w:ascii="Times New Roman" w:hAnsi="Times New Roman" w:cs="Times New Roman"/>
          <w:sz w:val="22"/>
          <w:szCs w:val="22"/>
          <w:u w:val="single"/>
          <w:rPrChange w:id="617" w:author="Bird, Chris" w:date="2023-09-29T07:49:00Z">
            <w:rPr>
              <w:rFonts w:ascii="Times New Roman" w:hAnsi="Times New Roman" w:cs="Times New Roman"/>
              <w:sz w:val="20"/>
              <w:szCs w:val="20"/>
              <w:u w:val="single"/>
            </w:rPr>
          </w:rPrChange>
        </w:rPr>
        <w:pPrChange w:id="618" w:author="Bird, Chris" w:date="2023-09-29T07:51:00Z">
          <w:pPr>
            <w:spacing w:line="480" w:lineRule="auto"/>
          </w:pPr>
        </w:pPrChange>
      </w:pPr>
      <w:r w:rsidRPr="00123830">
        <w:rPr>
          <w:rFonts w:ascii="Times New Roman" w:hAnsi="Times New Roman" w:cs="Times New Roman"/>
          <w:sz w:val="22"/>
          <w:szCs w:val="22"/>
          <w:u w:val="single"/>
          <w:rPrChange w:id="619" w:author="Bird, Chris" w:date="2023-09-29T07:49:00Z">
            <w:rPr>
              <w:rFonts w:ascii="Times New Roman" w:hAnsi="Times New Roman" w:cs="Times New Roman"/>
              <w:sz w:val="20"/>
              <w:szCs w:val="20"/>
              <w:u w:val="single"/>
            </w:rPr>
          </w:rPrChange>
        </w:rPr>
        <w:t xml:space="preserve">Broader </w:t>
      </w:r>
      <w:r w:rsidR="00D501FF" w:rsidRPr="00123830">
        <w:rPr>
          <w:rFonts w:ascii="Times New Roman" w:hAnsi="Times New Roman" w:cs="Times New Roman"/>
          <w:sz w:val="22"/>
          <w:szCs w:val="22"/>
          <w:u w:val="single"/>
          <w:rPrChange w:id="620" w:author="Bird, Chris" w:date="2023-09-29T07:49:00Z">
            <w:rPr>
              <w:rFonts w:ascii="Times New Roman" w:hAnsi="Times New Roman" w:cs="Times New Roman"/>
              <w:sz w:val="20"/>
              <w:szCs w:val="20"/>
              <w:u w:val="single"/>
            </w:rPr>
          </w:rPrChange>
        </w:rPr>
        <w:t>or</w:t>
      </w:r>
      <w:r w:rsidRPr="00123830">
        <w:rPr>
          <w:rFonts w:ascii="Times New Roman" w:hAnsi="Times New Roman" w:cs="Times New Roman"/>
          <w:sz w:val="22"/>
          <w:szCs w:val="22"/>
          <w:u w:val="single"/>
          <w:rPrChange w:id="621" w:author="Bird, Chris" w:date="2023-09-29T07:49:00Z">
            <w:rPr>
              <w:rFonts w:ascii="Times New Roman" w:hAnsi="Times New Roman" w:cs="Times New Roman"/>
              <w:sz w:val="20"/>
              <w:szCs w:val="20"/>
              <w:u w:val="single"/>
            </w:rPr>
          </w:rPrChange>
        </w:rPr>
        <w:t xml:space="preserve"> </w:t>
      </w:r>
      <w:r w:rsidR="00CC7FD5" w:rsidRPr="00123830">
        <w:rPr>
          <w:rFonts w:ascii="Times New Roman" w:hAnsi="Times New Roman" w:cs="Times New Roman"/>
          <w:sz w:val="22"/>
          <w:szCs w:val="22"/>
          <w:u w:val="single"/>
          <w:rPrChange w:id="622" w:author="Bird, Chris" w:date="2023-09-29T07:49:00Z">
            <w:rPr>
              <w:rFonts w:ascii="Times New Roman" w:hAnsi="Times New Roman" w:cs="Times New Roman"/>
              <w:sz w:val="20"/>
              <w:szCs w:val="20"/>
              <w:u w:val="single"/>
            </w:rPr>
          </w:rPrChange>
        </w:rPr>
        <w:t>Societal Impacts</w:t>
      </w:r>
    </w:p>
    <w:p w14:paraId="621A3C52" w14:textId="323BE702" w:rsidR="00320C5E" w:rsidRPr="00123830" w:rsidRDefault="00CC7FD5">
      <w:pPr>
        <w:rPr>
          <w:rFonts w:ascii="Times New Roman" w:hAnsi="Times New Roman" w:cs="Times New Roman"/>
          <w:sz w:val="22"/>
          <w:szCs w:val="22"/>
          <w:rPrChange w:id="623" w:author="Bird, Chris" w:date="2023-09-29T07:49:00Z">
            <w:rPr>
              <w:rFonts w:ascii="Times New Roman" w:hAnsi="Times New Roman" w:cs="Times New Roman"/>
              <w:sz w:val="20"/>
              <w:szCs w:val="20"/>
            </w:rPr>
          </w:rPrChange>
        </w:rPr>
        <w:pPrChange w:id="624" w:author="Bird, Chris" w:date="2023-09-29T07:51:00Z">
          <w:pPr>
            <w:spacing w:line="276" w:lineRule="auto"/>
          </w:pPr>
        </w:pPrChange>
      </w:pPr>
      <w:r w:rsidRPr="00123830">
        <w:rPr>
          <w:rFonts w:ascii="Times New Roman" w:hAnsi="Times New Roman" w:cs="Times New Roman"/>
          <w:sz w:val="22"/>
          <w:szCs w:val="22"/>
          <w:rPrChange w:id="625" w:author="Bird, Chris" w:date="2023-09-29T07:49:00Z">
            <w:rPr>
              <w:rFonts w:ascii="Times New Roman" w:hAnsi="Times New Roman" w:cs="Times New Roman"/>
              <w:sz w:val="20"/>
              <w:szCs w:val="20"/>
            </w:rPr>
          </w:rPrChange>
        </w:rPr>
        <w:t xml:space="preserve">The </w:t>
      </w:r>
      <w:del w:id="626" w:author="Garza, Joseph" w:date="2023-09-29T16:33:00Z">
        <w:r w:rsidRPr="00123830" w:rsidDel="00607DA5">
          <w:rPr>
            <w:rFonts w:ascii="Times New Roman" w:hAnsi="Times New Roman" w:cs="Times New Roman"/>
            <w:sz w:val="22"/>
            <w:szCs w:val="22"/>
            <w:rPrChange w:id="627" w:author="Bird, Chris" w:date="2023-09-29T07:49:00Z">
              <w:rPr>
                <w:rFonts w:ascii="Times New Roman" w:hAnsi="Times New Roman" w:cs="Times New Roman"/>
                <w:sz w:val="20"/>
                <w:szCs w:val="20"/>
              </w:rPr>
            </w:rPrChange>
          </w:rPr>
          <w:delText xml:space="preserve">societal </w:delText>
        </w:r>
      </w:del>
      <w:ins w:id="628" w:author="Garza, Joseph" w:date="2023-09-29T16:33:00Z">
        <w:r w:rsidR="00607DA5">
          <w:rPr>
            <w:rFonts w:ascii="Times New Roman" w:hAnsi="Times New Roman" w:cs="Times New Roman"/>
            <w:sz w:val="22"/>
            <w:szCs w:val="22"/>
          </w:rPr>
          <w:t>broader</w:t>
        </w:r>
        <w:r w:rsidR="00607DA5" w:rsidRPr="00123830">
          <w:rPr>
            <w:rFonts w:ascii="Times New Roman" w:hAnsi="Times New Roman" w:cs="Times New Roman"/>
            <w:sz w:val="22"/>
            <w:szCs w:val="22"/>
            <w:rPrChange w:id="629" w:author="Bird, Chris" w:date="2023-09-29T07:49:00Z">
              <w:rPr>
                <w:rFonts w:ascii="Times New Roman" w:hAnsi="Times New Roman" w:cs="Times New Roman"/>
                <w:sz w:val="20"/>
                <w:szCs w:val="20"/>
              </w:rPr>
            </w:rPrChange>
          </w:rPr>
          <w:t xml:space="preserve"> </w:t>
        </w:r>
      </w:ins>
      <w:r w:rsidRPr="00123830">
        <w:rPr>
          <w:rFonts w:ascii="Times New Roman" w:hAnsi="Times New Roman" w:cs="Times New Roman"/>
          <w:sz w:val="22"/>
          <w:szCs w:val="22"/>
          <w:rPrChange w:id="630" w:author="Bird, Chris" w:date="2023-09-29T07:49:00Z">
            <w:rPr>
              <w:rFonts w:ascii="Times New Roman" w:hAnsi="Times New Roman" w:cs="Times New Roman"/>
              <w:sz w:val="20"/>
              <w:szCs w:val="20"/>
            </w:rPr>
          </w:rPrChange>
        </w:rPr>
        <w:t xml:space="preserve">and </w:t>
      </w:r>
      <w:del w:id="631" w:author="Garza, Joseph" w:date="2023-09-29T16:33:00Z">
        <w:r w:rsidRPr="00123830" w:rsidDel="00607DA5">
          <w:rPr>
            <w:rFonts w:ascii="Times New Roman" w:hAnsi="Times New Roman" w:cs="Times New Roman"/>
            <w:sz w:val="22"/>
            <w:szCs w:val="22"/>
            <w:rPrChange w:id="632" w:author="Bird, Chris" w:date="2023-09-29T07:49:00Z">
              <w:rPr>
                <w:rFonts w:ascii="Times New Roman" w:hAnsi="Times New Roman" w:cs="Times New Roman"/>
                <w:sz w:val="20"/>
                <w:szCs w:val="20"/>
              </w:rPr>
            </w:rPrChange>
          </w:rPr>
          <w:delText xml:space="preserve">broader </w:delText>
        </w:r>
      </w:del>
      <w:ins w:id="633" w:author="Garza, Joseph" w:date="2023-09-29T16:33:00Z">
        <w:r w:rsidR="00607DA5">
          <w:rPr>
            <w:rFonts w:ascii="Times New Roman" w:hAnsi="Times New Roman" w:cs="Times New Roman"/>
            <w:sz w:val="22"/>
            <w:szCs w:val="22"/>
          </w:rPr>
          <w:t>societal</w:t>
        </w:r>
        <w:r w:rsidR="00607DA5" w:rsidRPr="00123830">
          <w:rPr>
            <w:rFonts w:ascii="Times New Roman" w:hAnsi="Times New Roman" w:cs="Times New Roman"/>
            <w:sz w:val="22"/>
            <w:szCs w:val="22"/>
            <w:rPrChange w:id="634" w:author="Bird, Chris" w:date="2023-09-29T07:49:00Z">
              <w:rPr>
                <w:rFonts w:ascii="Times New Roman" w:hAnsi="Times New Roman" w:cs="Times New Roman"/>
                <w:sz w:val="20"/>
                <w:szCs w:val="20"/>
              </w:rPr>
            </w:rPrChange>
          </w:rPr>
          <w:t xml:space="preserve"> </w:t>
        </w:r>
      </w:ins>
      <w:r w:rsidRPr="00123830">
        <w:rPr>
          <w:rFonts w:ascii="Times New Roman" w:hAnsi="Times New Roman" w:cs="Times New Roman"/>
          <w:sz w:val="22"/>
          <w:szCs w:val="22"/>
          <w:rPrChange w:id="635" w:author="Bird, Chris" w:date="2023-09-29T07:49:00Z">
            <w:rPr>
              <w:rFonts w:ascii="Times New Roman" w:hAnsi="Times New Roman" w:cs="Times New Roman"/>
              <w:sz w:val="20"/>
              <w:szCs w:val="20"/>
            </w:rPr>
          </w:rPrChange>
        </w:rPr>
        <w:t xml:space="preserve">impacts regarding coral research </w:t>
      </w:r>
      <w:r w:rsidR="0027442E" w:rsidRPr="00123830">
        <w:rPr>
          <w:rFonts w:ascii="Times New Roman" w:hAnsi="Times New Roman" w:cs="Times New Roman"/>
          <w:sz w:val="22"/>
          <w:szCs w:val="22"/>
          <w:rPrChange w:id="636" w:author="Bird, Chris" w:date="2023-09-29T07:49:00Z">
            <w:rPr>
              <w:rFonts w:ascii="Times New Roman" w:hAnsi="Times New Roman" w:cs="Times New Roman"/>
              <w:sz w:val="20"/>
              <w:szCs w:val="20"/>
            </w:rPr>
          </w:rPrChange>
        </w:rPr>
        <w:t>gesture</w:t>
      </w:r>
      <w:r w:rsidRPr="00123830">
        <w:rPr>
          <w:rFonts w:ascii="Times New Roman" w:hAnsi="Times New Roman" w:cs="Times New Roman"/>
          <w:sz w:val="22"/>
          <w:szCs w:val="22"/>
          <w:rPrChange w:id="637" w:author="Bird, Chris" w:date="2023-09-29T07:49:00Z">
            <w:rPr>
              <w:rFonts w:ascii="Times New Roman" w:hAnsi="Times New Roman" w:cs="Times New Roman"/>
              <w:sz w:val="20"/>
              <w:szCs w:val="20"/>
            </w:rPr>
          </w:rPrChange>
        </w:rPr>
        <w:t xml:space="preserve"> not just</w:t>
      </w:r>
      <w:r w:rsidR="0027442E" w:rsidRPr="00123830">
        <w:rPr>
          <w:rFonts w:ascii="Times New Roman" w:hAnsi="Times New Roman" w:cs="Times New Roman"/>
          <w:sz w:val="22"/>
          <w:szCs w:val="22"/>
          <w:rPrChange w:id="638" w:author="Bird, Chris" w:date="2023-09-29T07:49:00Z">
            <w:rPr>
              <w:rFonts w:ascii="Times New Roman" w:hAnsi="Times New Roman" w:cs="Times New Roman"/>
              <w:sz w:val="20"/>
              <w:szCs w:val="20"/>
            </w:rPr>
          </w:rPrChange>
        </w:rPr>
        <w:t xml:space="preserve"> at</w:t>
      </w:r>
      <w:r w:rsidRPr="00123830">
        <w:rPr>
          <w:rFonts w:ascii="Times New Roman" w:hAnsi="Times New Roman" w:cs="Times New Roman"/>
          <w:sz w:val="22"/>
          <w:szCs w:val="22"/>
          <w:rPrChange w:id="639" w:author="Bird, Chris" w:date="2023-09-29T07:49:00Z">
            <w:rPr>
              <w:rFonts w:ascii="Times New Roman" w:hAnsi="Times New Roman" w:cs="Times New Roman"/>
              <w:sz w:val="20"/>
              <w:szCs w:val="20"/>
            </w:rPr>
          </w:rPrChange>
        </w:rPr>
        <w:t xml:space="preserve"> the ecological aspect of saving coral reefs. Coral reefs in addition to being harbors of genetic diversity also play a direct role in socioeconomical phenomena. These ecosystems serve as habitats for numerous commercially valuable fish and shellfish </w:t>
      </w:r>
      <w:r w:rsidR="00795A80" w:rsidRPr="00123830">
        <w:rPr>
          <w:rFonts w:ascii="Times New Roman" w:hAnsi="Times New Roman" w:cs="Times New Roman"/>
          <w:sz w:val="22"/>
          <w:szCs w:val="22"/>
          <w:rPrChange w:id="640" w:author="Bird, Chris" w:date="2023-09-29T07:49:00Z">
            <w:rPr>
              <w:rFonts w:ascii="Times New Roman" w:hAnsi="Times New Roman" w:cs="Times New Roman"/>
              <w:sz w:val="20"/>
              <w:szCs w:val="20"/>
            </w:rPr>
          </w:rPrChange>
        </w:rPr>
        <w:t>species and</w:t>
      </w:r>
      <w:r w:rsidRPr="00123830">
        <w:rPr>
          <w:rFonts w:ascii="Times New Roman" w:hAnsi="Times New Roman" w:cs="Times New Roman"/>
          <w:sz w:val="22"/>
          <w:szCs w:val="22"/>
          <w:rPrChange w:id="641" w:author="Bird, Chris" w:date="2023-09-29T07:49:00Z">
            <w:rPr>
              <w:rFonts w:ascii="Times New Roman" w:hAnsi="Times New Roman" w:cs="Times New Roman"/>
              <w:sz w:val="20"/>
              <w:szCs w:val="20"/>
            </w:rPr>
          </w:rPrChange>
        </w:rPr>
        <w:t xml:space="preserve"> are major attractors of tourism contributing significantly to coastal economies</w:t>
      </w:r>
      <w:r w:rsidR="00F90F04" w:rsidRPr="00123830">
        <w:rPr>
          <w:rFonts w:ascii="Times New Roman" w:hAnsi="Times New Roman" w:cs="Times New Roman"/>
          <w:sz w:val="22"/>
          <w:szCs w:val="22"/>
          <w:rPrChange w:id="642" w:author="Bird, Chris" w:date="2023-09-29T07:49:00Z">
            <w:rPr>
              <w:rFonts w:ascii="Times New Roman" w:hAnsi="Times New Roman" w:cs="Times New Roman"/>
              <w:sz w:val="20"/>
              <w:szCs w:val="20"/>
            </w:rPr>
          </w:rPrChange>
        </w:rPr>
        <w:t xml:space="preserve"> (Wilkinson, 1996)</w:t>
      </w:r>
      <w:r w:rsidRPr="00123830">
        <w:rPr>
          <w:rFonts w:ascii="Times New Roman" w:hAnsi="Times New Roman" w:cs="Times New Roman"/>
          <w:sz w:val="22"/>
          <w:szCs w:val="22"/>
          <w:rPrChange w:id="643" w:author="Bird, Chris" w:date="2023-09-29T07:49:00Z">
            <w:rPr>
              <w:rFonts w:ascii="Times New Roman" w:hAnsi="Times New Roman" w:cs="Times New Roman"/>
              <w:sz w:val="20"/>
              <w:szCs w:val="20"/>
            </w:rPr>
          </w:rPrChange>
        </w:rPr>
        <w:t xml:space="preserve">. Lastly, the </w:t>
      </w:r>
      <w:r w:rsidR="00EA466A" w:rsidRPr="00123830">
        <w:rPr>
          <w:rFonts w:ascii="Times New Roman" w:hAnsi="Times New Roman" w:cs="Times New Roman"/>
          <w:sz w:val="22"/>
          <w:szCs w:val="22"/>
          <w:rPrChange w:id="644" w:author="Bird, Chris" w:date="2023-09-29T07:49:00Z">
            <w:rPr>
              <w:rFonts w:ascii="Times New Roman" w:hAnsi="Times New Roman" w:cs="Times New Roman"/>
              <w:sz w:val="20"/>
              <w:szCs w:val="20"/>
            </w:rPr>
          </w:rPrChange>
        </w:rPr>
        <w:t xml:space="preserve">unfortunate </w:t>
      </w:r>
      <w:r w:rsidRPr="00123830">
        <w:rPr>
          <w:rFonts w:ascii="Times New Roman" w:hAnsi="Times New Roman" w:cs="Times New Roman"/>
          <w:sz w:val="22"/>
          <w:szCs w:val="22"/>
          <w:rPrChange w:id="645" w:author="Bird, Chris" w:date="2023-09-29T07:49:00Z">
            <w:rPr>
              <w:rFonts w:ascii="Times New Roman" w:hAnsi="Times New Roman" w:cs="Times New Roman"/>
              <w:sz w:val="20"/>
              <w:szCs w:val="20"/>
            </w:rPr>
          </w:rPrChange>
        </w:rPr>
        <w:t xml:space="preserve">situation that coral </w:t>
      </w:r>
      <w:proofErr w:type="gramStart"/>
      <w:r w:rsidR="00EA466A" w:rsidRPr="00123830">
        <w:rPr>
          <w:rFonts w:ascii="Times New Roman" w:hAnsi="Times New Roman" w:cs="Times New Roman"/>
          <w:sz w:val="22"/>
          <w:szCs w:val="22"/>
          <w:rPrChange w:id="646" w:author="Bird, Chris" w:date="2023-09-29T07:49:00Z">
            <w:rPr>
              <w:rFonts w:ascii="Times New Roman" w:hAnsi="Times New Roman" w:cs="Times New Roman"/>
              <w:sz w:val="20"/>
              <w:szCs w:val="20"/>
            </w:rPr>
          </w:rPrChange>
        </w:rPr>
        <w:t>have</w:t>
      </w:r>
      <w:proofErr w:type="gramEnd"/>
      <w:r w:rsidRPr="00123830">
        <w:rPr>
          <w:rFonts w:ascii="Times New Roman" w:hAnsi="Times New Roman" w:cs="Times New Roman"/>
          <w:sz w:val="22"/>
          <w:szCs w:val="22"/>
          <w:rPrChange w:id="647" w:author="Bird, Chris" w:date="2023-09-29T07:49:00Z">
            <w:rPr>
              <w:rFonts w:ascii="Times New Roman" w:hAnsi="Times New Roman" w:cs="Times New Roman"/>
              <w:sz w:val="20"/>
              <w:szCs w:val="20"/>
            </w:rPr>
          </w:rPrChange>
        </w:rPr>
        <w:t xml:space="preserve"> been placed in is providing an ongoing case study as to measure the effects certain scientific approaches have at </w:t>
      </w:r>
      <w:r w:rsidR="003D2C39" w:rsidRPr="00123830">
        <w:rPr>
          <w:rFonts w:ascii="Times New Roman" w:hAnsi="Times New Roman" w:cs="Times New Roman"/>
          <w:sz w:val="22"/>
          <w:szCs w:val="22"/>
          <w:rPrChange w:id="648" w:author="Bird, Chris" w:date="2023-09-29T07:49:00Z">
            <w:rPr>
              <w:rFonts w:ascii="Times New Roman" w:hAnsi="Times New Roman" w:cs="Times New Roman"/>
              <w:sz w:val="20"/>
              <w:szCs w:val="20"/>
            </w:rPr>
          </w:rPrChange>
        </w:rPr>
        <w:t xml:space="preserve">ecological </w:t>
      </w:r>
      <w:r w:rsidRPr="00123830">
        <w:rPr>
          <w:rFonts w:ascii="Times New Roman" w:hAnsi="Times New Roman" w:cs="Times New Roman"/>
          <w:sz w:val="22"/>
          <w:szCs w:val="22"/>
          <w:rPrChange w:id="649" w:author="Bird, Chris" w:date="2023-09-29T07:49:00Z">
            <w:rPr>
              <w:rFonts w:ascii="Times New Roman" w:hAnsi="Times New Roman" w:cs="Times New Roman"/>
              <w:sz w:val="20"/>
              <w:szCs w:val="20"/>
            </w:rPr>
          </w:rPrChange>
        </w:rPr>
        <w:t>restorative</w:t>
      </w:r>
      <w:r w:rsidR="00F274EA" w:rsidRPr="00123830">
        <w:rPr>
          <w:rFonts w:ascii="Times New Roman" w:hAnsi="Times New Roman" w:cs="Times New Roman"/>
          <w:sz w:val="22"/>
          <w:szCs w:val="22"/>
          <w:rPrChange w:id="650" w:author="Bird, Chris" w:date="2023-09-29T07:49:00Z">
            <w:rPr>
              <w:rFonts w:ascii="Times New Roman" w:hAnsi="Times New Roman" w:cs="Times New Roman"/>
              <w:sz w:val="20"/>
              <w:szCs w:val="20"/>
            </w:rPr>
          </w:rPrChange>
        </w:rPr>
        <w:t xml:space="preserve"> </w:t>
      </w:r>
      <w:r w:rsidRPr="00123830">
        <w:rPr>
          <w:rFonts w:ascii="Times New Roman" w:hAnsi="Times New Roman" w:cs="Times New Roman"/>
          <w:sz w:val="22"/>
          <w:szCs w:val="22"/>
          <w:rPrChange w:id="651" w:author="Bird, Chris" w:date="2023-09-29T07:49:00Z">
            <w:rPr>
              <w:rFonts w:ascii="Times New Roman" w:hAnsi="Times New Roman" w:cs="Times New Roman"/>
              <w:sz w:val="20"/>
              <w:szCs w:val="20"/>
            </w:rPr>
          </w:rPrChange>
        </w:rPr>
        <w:t xml:space="preserve">efforts. Coral reefs are important to maintaining the health of our coastal ecosystems but also play an important role in the collective effort to </w:t>
      </w:r>
      <w:r w:rsidR="00B571A0" w:rsidRPr="00123830">
        <w:rPr>
          <w:rFonts w:ascii="Times New Roman" w:hAnsi="Times New Roman" w:cs="Times New Roman"/>
          <w:sz w:val="22"/>
          <w:szCs w:val="22"/>
          <w:rPrChange w:id="652" w:author="Bird, Chris" w:date="2023-09-29T07:49:00Z">
            <w:rPr>
              <w:rFonts w:ascii="Times New Roman" w:hAnsi="Times New Roman" w:cs="Times New Roman"/>
              <w:sz w:val="20"/>
              <w:szCs w:val="20"/>
            </w:rPr>
          </w:rPrChange>
        </w:rPr>
        <w:t>synthesize</w:t>
      </w:r>
      <w:r w:rsidRPr="00123830">
        <w:rPr>
          <w:rFonts w:ascii="Times New Roman" w:hAnsi="Times New Roman" w:cs="Times New Roman"/>
          <w:sz w:val="22"/>
          <w:szCs w:val="22"/>
          <w:rPrChange w:id="653" w:author="Bird, Chris" w:date="2023-09-29T07:49:00Z">
            <w:rPr>
              <w:rFonts w:ascii="Times New Roman" w:hAnsi="Times New Roman" w:cs="Times New Roman"/>
              <w:sz w:val="20"/>
              <w:szCs w:val="20"/>
            </w:rPr>
          </w:rPrChange>
        </w:rPr>
        <w:t xml:space="preserve"> a sustainable approach to live in the world we all find ourselves in.</w:t>
      </w:r>
      <w:r w:rsidR="007F1A47" w:rsidRPr="00123830">
        <w:rPr>
          <w:rFonts w:ascii="Times New Roman" w:hAnsi="Times New Roman" w:cs="Times New Roman"/>
          <w:sz w:val="22"/>
          <w:szCs w:val="22"/>
          <w:rPrChange w:id="654" w:author="Bird, Chris" w:date="2023-09-29T07:49:00Z">
            <w:rPr>
              <w:rFonts w:ascii="Times New Roman" w:hAnsi="Times New Roman" w:cs="Times New Roman"/>
              <w:sz w:val="20"/>
              <w:szCs w:val="20"/>
            </w:rPr>
          </w:rPrChange>
        </w:rPr>
        <w:t xml:space="preserve"> </w:t>
      </w:r>
    </w:p>
    <w:p w14:paraId="5B3DD080" w14:textId="3AEFA9F3" w:rsidR="00E466C6" w:rsidRPr="00123830" w:rsidDel="00123830" w:rsidRDefault="00E466C6">
      <w:pPr>
        <w:rPr>
          <w:del w:id="655" w:author="Bird, Chris" w:date="2023-09-29T07:50:00Z"/>
          <w:rFonts w:ascii="Times New Roman" w:hAnsi="Times New Roman" w:cs="Times New Roman"/>
          <w:sz w:val="22"/>
          <w:szCs w:val="22"/>
          <w:rPrChange w:id="656" w:author="Bird, Chris" w:date="2023-09-29T07:49:00Z">
            <w:rPr>
              <w:del w:id="657" w:author="Bird, Chris" w:date="2023-09-29T07:50:00Z"/>
              <w:rFonts w:ascii="Times New Roman" w:hAnsi="Times New Roman" w:cs="Times New Roman"/>
              <w:sz w:val="20"/>
              <w:szCs w:val="20"/>
            </w:rPr>
          </w:rPrChange>
        </w:rPr>
        <w:pPrChange w:id="658" w:author="Bird, Chris" w:date="2023-09-29T07:51:00Z">
          <w:pPr>
            <w:spacing w:line="480" w:lineRule="auto"/>
          </w:pPr>
        </w:pPrChange>
      </w:pPr>
    </w:p>
    <w:p w14:paraId="0D58AA81" w14:textId="77777777" w:rsidR="006406B9" w:rsidRPr="00123830" w:rsidRDefault="006406B9">
      <w:pPr>
        <w:rPr>
          <w:rFonts w:ascii="Times New Roman" w:hAnsi="Times New Roman" w:cs="Times New Roman"/>
          <w:sz w:val="22"/>
          <w:szCs w:val="22"/>
          <w:rPrChange w:id="659" w:author="Bird, Chris" w:date="2023-09-29T07:49:00Z">
            <w:rPr>
              <w:rFonts w:ascii="Times New Roman" w:hAnsi="Times New Roman" w:cs="Times New Roman"/>
              <w:sz w:val="20"/>
              <w:szCs w:val="20"/>
            </w:rPr>
          </w:rPrChange>
        </w:rPr>
        <w:pPrChange w:id="660" w:author="Bird, Chris" w:date="2023-09-29T07:51:00Z">
          <w:pPr>
            <w:spacing w:line="480" w:lineRule="auto"/>
          </w:pPr>
        </w:pPrChange>
      </w:pPr>
    </w:p>
    <w:p w14:paraId="06F8CBB9" w14:textId="77777777" w:rsidR="00AB4CAF" w:rsidRPr="00123830" w:rsidRDefault="00AB4CAF">
      <w:pPr>
        <w:rPr>
          <w:rFonts w:ascii="Times New Roman" w:hAnsi="Times New Roman" w:cs="Times New Roman"/>
          <w:b/>
          <w:bCs/>
          <w:sz w:val="22"/>
          <w:szCs w:val="22"/>
          <w:u w:val="single"/>
        </w:rPr>
        <w:pPrChange w:id="661" w:author="Bird, Chris" w:date="2023-09-29T07:51:00Z">
          <w:pPr>
            <w:spacing w:line="480" w:lineRule="auto"/>
          </w:pPr>
        </w:pPrChange>
      </w:pPr>
    </w:p>
    <w:p w14:paraId="47B02AF4" w14:textId="77777777" w:rsidR="006D56C7" w:rsidRDefault="006D56C7">
      <w:pPr>
        <w:rPr>
          <w:ins w:id="662" w:author="Garza, Joseph" w:date="2023-09-29T20:22:00Z"/>
          <w:rFonts w:ascii="Times New Roman" w:hAnsi="Times New Roman" w:cs="Times New Roman"/>
          <w:b/>
          <w:bCs/>
          <w:sz w:val="22"/>
          <w:szCs w:val="22"/>
          <w:u w:val="single"/>
        </w:rPr>
      </w:pPr>
    </w:p>
    <w:p w14:paraId="1D9E11E7" w14:textId="77777777" w:rsidR="00700C6B" w:rsidRDefault="00700C6B">
      <w:pPr>
        <w:rPr>
          <w:ins w:id="663" w:author="Garza, Joseph" w:date="2023-09-29T10:19:00Z"/>
          <w:rFonts w:ascii="Times New Roman" w:hAnsi="Times New Roman" w:cs="Times New Roman"/>
          <w:b/>
          <w:bCs/>
          <w:sz w:val="22"/>
          <w:szCs w:val="22"/>
          <w:u w:val="single"/>
        </w:rPr>
      </w:pPr>
    </w:p>
    <w:p w14:paraId="03E70372" w14:textId="77777777" w:rsidR="006D56C7" w:rsidRDefault="006D56C7">
      <w:pPr>
        <w:rPr>
          <w:ins w:id="664" w:author="Garza, Joseph" w:date="2023-09-29T10:19:00Z"/>
          <w:rFonts w:ascii="Times New Roman" w:hAnsi="Times New Roman" w:cs="Times New Roman"/>
          <w:b/>
          <w:bCs/>
          <w:sz w:val="22"/>
          <w:szCs w:val="22"/>
          <w:u w:val="single"/>
        </w:rPr>
      </w:pPr>
    </w:p>
    <w:p w14:paraId="3ACA8531" w14:textId="77777777" w:rsidR="006D56C7" w:rsidRDefault="006D56C7">
      <w:pPr>
        <w:rPr>
          <w:ins w:id="665" w:author="Garza, Joseph" w:date="2023-09-29T10:19:00Z"/>
          <w:rFonts w:ascii="Times New Roman" w:hAnsi="Times New Roman" w:cs="Times New Roman"/>
          <w:b/>
          <w:bCs/>
          <w:sz w:val="22"/>
          <w:szCs w:val="22"/>
          <w:u w:val="single"/>
        </w:rPr>
      </w:pPr>
    </w:p>
    <w:p w14:paraId="5750F221" w14:textId="77777777" w:rsidR="006D56C7" w:rsidRDefault="006D56C7">
      <w:pPr>
        <w:rPr>
          <w:ins w:id="666" w:author="Garza, Joseph" w:date="2023-09-29T10:19:00Z"/>
          <w:rFonts w:ascii="Times New Roman" w:hAnsi="Times New Roman" w:cs="Times New Roman"/>
          <w:b/>
          <w:bCs/>
          <w:sz w:val="22"/>
          <w:szCs w:val="22"/>
          <w:u w:val="single"/>
        </w:rPr>
      </w:pPr>
    </w:p>
    <w:p w14:paraId="4566898F" w14:textId="77777777" w:rsidR="009A3C16" w:rsidRDefault="009A3C16">
      <w:pPr>
        <w:rPr>
          <w:ins w:id="667" w:author="Garza, Joseph" w:date="2023-09-29T10:57:00Z"/>
          <w:rFonts w:ascii="Times New Roman" w:hAnsi="Times New Roman" w:cs="Times New Roman"/>
          <w:b/>
          <w:bCs/>
          <w:sz w:val="22"/>
          <w:szCs w:val="22"/>
          <w:u w:val="single"/>
        </w:rPr>
      </w:pPr>
    </w:p>
    <w:p w14:paraId="42D17376" w14:textId="2AE59A8B" w:rsidR="00466C04" w:rsidRDefault="00123830">
      <w:pPr>
        <w:rPr>
          <w:ins w:id="668" w:author="Garza, Joseph" w:date="2023-09-29T10:33:00Z"/>
          <w:rFonts w:ascii="Times New Roman" w:hAnsi="Times New Roman" w:cs="Times New Roman"/>
          <w:b/>
          <w:bCs/>
          <w:sz w:val="22"/>
          <w:szCs w:val="22"/>
          <w:u w:val="single"/>
        </w:rPr>
      </w:pPr>
      <w:r w:rsidRPr="00123830">
        <w:rPr>
          <w:rFonts w:ascii="Times New Roman" w:hAnsi="Times New Roman" w:cs="Times New Roman"/>
          <w:b/>
          <w:bCs/>
          <w:sz w:val="22"/>
          <w:szCs w:val="22"/>
          <w:u w:val="single"/>
        </w:rPr>
        <w:t>BIBLIOGRAPHY</w:t>
      </w:r>
    </w:p>
    <w:p w14:paraId="670A701A" w14:textId="77777777" w:rsidR="00227892" w:rsidRPr="00123830" w:rsidRDefault="00227892">
      <w:pPr>
        <w:rPr>
          <w:rFonts w:ascii="Times New Roman" w:hAnsi="Times New Roman" w:cs="Times New Roman"/>
          <w:b/>
          <w:bCs/>
          <w:sz w:val="22"/>
          <w:szCs w:val="22"/>
          <w:u w:val="single"/>
        </w:rPr>
        <w:pPrChange w:id="669" w:author="Bird, Chris" w:date="2023-09-29T07:51:00Z">
          <w:pPr>
            <w:spacing w:line="480" w:lineRule="auto"/>
          </w:pPr>
        </w:pPrChange>
      </w:pPr>
    </w:p>
    <w:p w14:paraId="18193486" w14:textId="4D07C3E4" w:rsidR="006402D2" w:rsidRPr="00123830" w:rsidRDefault="002A075A">
      <w:pPr>
        <w:pStyle w:val="NormalWeb"/>
        <w:spacing w:before="0" w:beforeAutospacing="0" w:after="0" w:afterAutospacing="0"/>
        <w:ind w:left="567" w:hanging="567"/>
        <w:rPr>
          <w:sz w:val="22"/>
          <w:szCs w:val="22"/>
          <w:rPrChange w:id="670" w:author="Bird, Chris" w:date="2023-09-29T07:49:00Z">
            <w:rPr>
              <w:sz w:val="20"/>
              <w:szCs w:val="20"/>
            </w:rPr>
          </w:rPrChange>
        </w:rPr>
        <w:pPrChange w:id="671" w:author="Bird, Chris" w:date="2023-09-29T07:51:00Z">
          <w:pPr>
            <w:pStyle w:val="NormalWeb"/>
            <w:ind w:left="567" w:hanging="567"/>
          </w:pPr>
        </w:pPrChange>
      </w:pPr>
      <w:r w:rsidRPr="00123830">
        <w:rPr>
          <w:sz w:val="22"/>
          <w:szCs w:val="22"/>
          <w:rPrChange w:id="672" w:author="Bird, Chris" w:date="2023-09-29T07:49:00Z">
            <w:rPr>
              <w:sz w:val="20"/>
              <w:szCs w:val="20"/>
            </w:rPr>
          </w:rPrChange>
        </w:rPr>
        <w:t xml:space="preserve">Cartier, L. E., </w:t>
      </w:r>
      <w:proofErr w:type="spellStart"/>
      <w:r w:rsidRPr="00123830">
        <w:rPr>
          <w:sz w:val="22"/>
          <w:szCs w:val="22"/>
          <w:rPrChange w:id="673" w:author="Bird, Chris" w:date="2023-09-29T07:49:00Z">
            <w:rPr>
              <w:sz w:val="20"/>
              <w:szCs w:val="20"/>
            </w:rPr>
          </w:rPrChange>
        </w:rPr>
        <w:t>Krzemnicki</w:t>
      </w:r>
      <w:proofErr w:type="spellEnd"/>
      <w:r w:rsidRPr="00123830">
        <w:rPr>
          <w:sz w:val="22"/>
          <w:szCs w:val="22"/>
          <w:rPrChange w:id="674" w:author="Bird, Chris" w:date="2023-09-29T07:49:00Z">
            <w:rPr>
              <w:sz w:val="20"/>
              <w:szCs w:val="20"/>
            </w:rPr>
          </w:rPrChange>
        </w:rPr>
        <w:t xml:space="preserve">, M. S., Lendvay, B., &amp; Meyer, J. B. (2018). DNA fingerprinting of pearls, </w:t>
      </w:r>
      <w:proofErr w:type="gramStart"/>
      <w:r w:rsidRPr="00123830">
        <w:rPr>
          <w:sz w:val="22"/>
          <w:szCs w:val="22"/>
          <w:rPrChange w:id="675" w:author="Bird, Chris" w:date="2023-09-29T07:49:00Z">
            <w:rPr>
              <w:sz w:val="20"/>
              <w:szCs w:val="20"/>
            </w:rPr>
          </w:rPrChange>
        </w:rPr>
        <w:t>corals</w:t>
      </w:r>
      <w:proofErr w:type="gramEnd"/>
      <w:r w:rsidRPr="00123830">
        <w:rPr>
          <w:sz w:val="22"/>
          <w:szCs w:val="22"/>
          <w:rPrChange w:id="676" w:author="Bird, Chris" w:date="2023-09-29T07:49:00Z">
            <w:rPr>
              <w:sz w:val="20"/>
              <w:szCs w:val="20"/>
            </w:rPr>
          </w:rPrChange>
        </w:rPr>
        <w:t xml:space="preserve"> and Ivory: A brief review of applications in </w:t>
      </w:r>
      <w:proofErr w:type="spellStart"/>
      <w:r w:rsidRPr="00123830">
        <w:rPr>
          <w:sz w:val="22"/>
          <w:szCs w:val="22"/>
          <w:rPrChange w:id="677" w:author="Bird, Chris" w:date="2023-09-29T07:49:00Z">
            <w:rPr>
              <w:sz w:val="20"/>
              <w:szCs w:val="20"/>
            </w:rPr>
          </w:rPrChange>
        </w:rPr>
        <w:t>Gemmology</w:t>
      </w:r>
      <w:proofErr w:type="spellEnd"/>
      <w:r w:rsidRPr="00123830">
        <w:rPr>
          <w:sz w:val="22"/>
          <w:szCs w:val="22"/>
          <w:rPrChange w:id="678" w:author="Bird, Chris" w:date="2023-09-29T07:49:00Z">
            <w:rPr>
              <w:sz w:val="20"/>
              <w:szCs w:val="20"/>
            </w:rPr>
          </w:rPrChange>
        </w:rPr>
        <w:t xml:space="preserve">. </w:t>
      </w:r>
      <w:r w:rsidRPr="00123830">
        <w:rPr>
          <w:i/>
          <w:iCs/>
          <w:sz w:val="22"/>
          <w:szCs w:val="22"/>
          <w:rPrChange w:id="679" w:author="Bird, Chris" w:date="2023-09-29T07:49:00Z">
            <w:rPr>
              <w:i/>
              <w:iCs/>
              <w:sz w:val="20"/>
              <w:szCs w:val="20"/>
            </w:rPr>
          </w:rPrChange>
        </w:rPr>
        <w:t xml:space="preserve">The Journal of </w:t>
      </w:r>
      <w:proofErr w:type="spellStart"/>
      <w:r w:rsidRPr="00123830">
        <w:rPr>
          <w:i/>
          <w:iCs/>
          <w:sz w:val="22"/>
          <w:szCs w:val="22"/>
          <w:rPrChange w:id="680" w:author="Bird, Chris" w:date="2023-09-29T07:49:00Z">
            <w:rPr>
              <w:i/>
              <w:iCs/>
              <w:sz w:val="20"/>
              <w:szCs w:val="20"/>
            </w:rPr>
          </w:rPrChange>
        </w:rPr>
        <w:t>Gemmology</w:t>
      </w:r>
      <w:proofErr w:type="spellEnd"/>
      <w:r w:rsidRPr="00123830">
        <w:rPr>
          <w:sz w:val="22"/>
          <w:szCs w:val="22"/>
          <w:rPrChange w:id="681" w:author="Bird, Chris" w:date="2023-09-29T07:49:00Z">
            <w:rPr>
              <w:sz w:val="20"/>
              <w:szCs w:val="20"/>
            </w:rPr>
          </w:rPrChange>
        </w:rPr>
        <w:t xml:space="preserve">, </w:t>
      </w:r>
      <w:r w:rsidRPr="00123830">
        <w:rPr>
          <w:i/>
          <w:iCs/>
          <w:sz w:val="22"/>
          <w:szCs w:val="22"/>
          <w:rPrChange w:id="682" w:author="Bird, Chris" w:date="2023-09-29T07:49:00Z">
            <w:rPr>
              <w:i/>
              <w:iCs/>
              <w:sz w:val="20"/>
              <w:szCs w:val="20"/>
            </w:rPr>
          </w:rPrChange>
        </w:rPr>
        <w:t>36</w:t>
      </w:r>
      <w:r w:rsidRPr="00123830">
        <w:rPr>
          <w:sz w:val="22"/>
          <w:szCs w:val="22"/>
          <w:rPrChange w:id="683" w:author="Bird, Chris" w:date="2023-09-29T07:49:00Z">
            <w:rPr>
              <w:sz w:val="20"/>
              <w:szCs w:val="20"/>
            </w:rPr>
          </w:rPrChange>
        </w:rPr>
        <w:t xml:space="preserve">(2), 152–160. </w:t>
      </w:r>
    </w:p>
    <w:p w14:paraId="6431D10B" w14:textId="0C7BF8D9" w:rsidR="00ED47D5" w:rsidRPr="00123830" w:rsidRDefault="00ED47D5">
      <w:pPr>
        <w:pStyle w:val="NormalWeb"/>
        <w:spacing w:before="0" w:beforeAutospacing="0" w:after="0" w:afterAutospacing="0"/>
        <w:ind w:left="567" w:hanging="567"/>
        <w:rPr>
          <w:sz w:val="22"/>
          <w:szCs w:val="22"/>
          <w:rPrChange w:id="684" w:author="Bird, Chris" w:date="2023-09-29T07:49:00Z">
            <w:rPr>
              <w:sz w:val="20"/>
              <w:szCs w:val="20"/>
            </w:rPr>
          </w:rPrChange>
        </w:rPr>
        <w:pPrChange w:id="685" w:author="Bird, Chris" w:date="2023-09-29T07:51:00Z">
          <w:pPr>
            <w:pStyle w:val="NormalWeb"/>
            <w:ind w:left="567" w:hanging="567"/>
          </w:pPr>
        </w:pPrChange>
      </w:pPr>
      <w:r w:rsidRPr="00123830">
        <w:rPr>
          <w:sz w:val="22"/>
          <w:szCs w:val="22"/>
          <w:rPrChange w:id="686" w:author="Bird, Chris" w:date="2023-09-29T07:49:00Z">
            <w:rPr>
              <w:sz w:val="20"/>
              <w:szCs w:val="20"/>
            </w:rPr>
          </w:rPrChange>
        </w:rPr>
        <w:t xml:space="preserve">Lendvay, B., Cartier, L. E., Gysi, M., Meyer, J. B., </w:t>
      </w:r>
      <w:proofErr w:type="spellStart"/>
      <w:r w:rsidRPr="00123830">
        <w:rPr>
          <w:sz w:val="22"/>
          <w:szCs w:val="22"/>
          <w:rPrChange w:id="687" w:author="Bird, Chris" w:date="2023-09-29T07:49:00Z">
            <w:rPr>
              <w:sz w:val="20"/>
              <w:szCs w:val="20"/>
            </w:rPr>
          </w:rPrChange>
        </w:rPr>
        <w:t>Krzemnicki</w:t>
      </w:r>
      <w:proofErr w:type="spellEnd"/>
      <w:r w:rsidRPr="00123830">
        <w:rPr>
          <w:sz w:val="22"/>
          <w:szCs w:val="22"/>
          <w:rPrChange w:id="688" w:author="Bird, Chris" w:date="2023-09-29T07:49:00Z">
            <w:rPr>
              <w:sz w:val="20"/>
              <w:szCs w:val="20"/>
            </w:rPr>
          </w:rPrChange>
        </w:rPr>
        <w:t xml:space="preserve">, M. S., Kratzer, A., &amp; Morf, N. V. (2019). </w:t>
      </w:r>
      <w:r w:rsidRPr="00123830">
        <w:rPr>
          <w:i/>
          <w:iCs/>
          <w:sz w:val="22"/>
          <w:szCs w:val="22"/>
          <w:rPrChange w:id="689" w:author="Bird, Chris" w:date="2023-09-29T07:49:00Z">
            <w:rPr>
              <w:i/>
              <w:iCs/>
              <w:sz w:val="20"/>
              <w:szCs w:val="20"/>
            </w:rPr>
          </w:rPrChange>
        </w:rPr>
        <w:t>DNA Fingerprinting: An Effective Tool for Taxonomic Identification of Processed Precious Corals</w:t>
      </w:r>
      <w:r w:rsidRPr="00123830">
        <w:rPr>
          <w:sz w:val="22"/>
          <w:szCs w:val="22"/>
          <w:rPrChange w:id="690" w:author="Bird, Chris" w:date="2023-09-29T07:49:00Z">
            <w:rPr>
              <w:sz w:val="20"/>
              <w:szCs w:val="20"/>
            </w:rPr>
          </w:rPrChange>
        </w:rPr>
        <w:t xml:space="preserve">. </w:t>
      </w:r>
    </w:p>
    <w:p w14:paraId="081FDC0C" w14:textId="77777777" w:rsidR="00ED47D5" w:rsidRPr="00123830" w:rsidRDefault="00ED47D5">
      <w:pPr>
        <w:pStyle w:val="NormalWeb"/>
        <w:spacing w:before="0" w:beforeAutospacing="0" w:after="0" w:afterAutospacing="0"/>
        <w:ind w:left="567" w:hanging="567"/>
        <w:rPr>
          <w:sz w:val="22"/>
          <w:szCs w:val="22"/>
          <w:rPrChange w:id="691" w:author="Bird, Chris" w:date="2023-09-29T07:49:00Z">
            <w:rPr>
              <w:sz w:val="20"/>
              <w:szCs w:val="20"/>
            </w:rPr>
          </w:rPrChange>
        </w:rPr>
        <w:pPrChange w:id="692" w:author="Bird, Chris" w:date="2023-09-29T07:51:00Z">
          <w:pPr>
            <w:pStyle w:val="NormalWeb"/>
            <w:ind w:left="567" w:hanging="567"/>
          </w:pPr>
        </w:pPrChange>
      </w:pPr>
      <w:r w:rsidRPr="00123830">
        <w:rPr>
          <w:sz w:val="22"/>
          <w:szCs w:val="22"/>
          <w:rPrChange w:id="693" w:author="Bird, Chris" w:date="2023-09-29T07:49:00Z">
            <w:rPr>
              <w:sz w:val="20"/>
              <w:szCs w:val="20"/>
            </w:rPr>
          </w:rPrChange>
        </w:rPr>
        <w:t xml:space="preserve">Moll, R. (2008). Faculty opinions recommendation of coral reefs under rapid climate change and ocean acidification. </w:t>
      </w:r>
      <w:r w:rsidRPr="00123830">
        <w:rPr>
          <w:i/>
          <w:iCs/>
          <w:sz w:val="22"/>
          <w:szCs w:val="22"/>
          <w:rPrChange w:id="694" w:author="Bird, Chris" w:date="2023-09-29T07:49:00Z">
            <w:rPr>
              <w:i/>
              <w:iCs/>
              <w:sz w:val="20"/>
              <w:szCs w:val="20"/>
            </w:rPr>
          </w:rPrChange>
        </w:rPr>
        <w:t>Faculty Opinions – Post-Publication Peer Review of the Biomedical Literature</w:t>
      </w:r>
      <w:r w:rsidRPr="00123830">
        <w:rPr>
          <w:sz w:val="22"/>
          <w:szCs w:val="22"/>
          <w:rPrChange w:id="695" w:author="Bird, Chris" w:date="2023-09-29T07:49:00Z">
            <w:rPr>
              <w:sz w:val="20"/>
              <w:szCs w:val="20"/>
            </w:rPr>
          </w:rPrChange>
        </w:rPr>
        <w:t xml:space="preserve">. </w:t>
      </w:r>
    </w:p>
    <w:p w14:paraId="4E936894" w14:textId="5C9E31CF" w:rsidR="00ED47D5" w:rsidRPr="00123830" w:rsidRDefault="00092E85">
      <w:pPr>
        <w:pStyle w:val="NormalWeb"/>
        <w:spacing w:before="0" w:beforeAutospacing="0" w:after="0" w:afterAutospacing="0"/>
        <w:ind w:left="567" w:hanging="567"/>
        <w:rPr>
          <w:sz w:val="22"/>
          <w:szCs w:val="22"/>
          <w:rPrChange w:id="696" w:author="Bird, Chris" w:date="2023-09-29T07:49:00Z">
            <w:rPr>
              <w:sz w:val="20"/>
              <w:szCs w:val="20"/>
            </w:rPr>
          </w:rPrChange>
        </w:rPr>
        <w:pPrChange w:id="697" w:author="Bird, Chris" w:date="2023-09-29T07:51:00Z">
          <w:pPr>
            <w:pStyle w:val="NormalWeb"/>
            <w:ind w:left="567" w:hanging="567"/>
          </w:pPr>
        </w:pPrChange>
      </w:pPr>
      <w:r w:rsidRPr="00123830">
        <w:rPr>
          <w:sz w:val="22"/>
          <w:szCs w:val="22"/>
          <w:rPrChange w:id="698" w:author="Bird, Chris" w:date="2023-09-29T07:49:00Z">
            <w:rPr>
              <w:sz w:val="20"/>
              <w:szCs w:val="20"/>
            </w:rPr>
          </w:rPrChange>
        </w:rPr>
        <w:t xml:space="preserve">Solomon, E., Martin, D., &amp; Berg, L. (2019). Ecology and the Geography of Life. In C. Martin (Ed.), Biology (10th ed., pp. 1224–1225). essay, CENGAGE Learning. </w:t>
      </w:r>
    </w:p>
    <w:p w14:paraId="54D7B61B" w14:textId="7680AF05" w:rsidR="002D26EE" w:rsidRPr="00123830" w:rsidRDefault="002D26EE">
      <w:pPr>
        <w:pStyle w:val="NormalWeb"/>
        <w:spacing w:before="0" w:beforeAutospacing="0" w:after="0" w:afterAutospacing="0"/>
        <w:ind w:left="567" w:hanging="567"/>
        <w:rPr>
          <w:sz w:val="22"/>
          <w:szCs w:val="22"/>
          <w:rPrChange w:id="699" w:author="Bird, Chris" w:date="2023-09-29T07:49:00Z">
            <w:rPr>
              <w:sz w:val="20"/>
              <w:szCs w:val="20"/>
            </w:rPr>
          </w:rPrChange>
        </w:rPr>
        <w:pPrChange w:id="700" w:author="Bird, Chris" w:date="2023-09-29T07:51:00Z">
          <w:pPr>
            <w:pStyle w:val="NormalWeb"/>
            <w:ind w:left="567" w:hanging="567"/>
          </w:pPr>
        </w:pPrChange>
      </w:pPr>
      <w:r w:rsidRPr="00123830">
        <w:rPr>
          <w:sz w:val="22"/>
          <w:szCs w:val="22"/>
          <w:rPrChange w:id="701" w:author="Bird, Chris" w:date="2023-09-29T07:49:00Z">
            <w:rPr>
              <w:sz w:val="20"/>
              <w:szCs w:val="20"/>
            </w:rPr>
          </w:rPrChange>
        </w:rPr>
        <w:t xml:space="preserve">Thompson, J. R., Rivera, H. E., </w:t>
      </w:r>
      <w:proofErr w:type="spellStart"/>
      <w:r w:rsidRPr="00123830">
        <w:rPr>
          <w:sz w:val="22"/>
          <w:szCs w:val="22"/>
          <w:rPrChange w:id="702" w:author="Bird, Chris" w:date="2023-09-29T07:49:00Z">
            <w:rPr>
              <w:sz w:val="20"/>
              <w:szCs w:val="20"/>
            </w:rPr>
          </w:rPrChange>
        </w:rPr>
        <w:t>Closek</w:t>
      </w:r>
      <w:proofErr w:type="spellEnd"/>
      <w:r w:rsidRPr="00123830">
        <w:rPr>
          <w:sz w:val="22"/>
          <w:szCs w:val="22"/>
          <w:rPrChange w:id="703" w:author="Bird, Chris" w:date="2023-09-29T07:49:00Z">
            <w:rPr>
              <w:sz w:val="20"/>
              <w:szCs w:val="20"/>
            </w:rPr>
          </w:rPrChange>
        </w:rPr>
        <w:t xml:space="preserve">, C. J., &amp; Medina, M. (2015). Microbes in the coral </w:t>
      </w:r>
      <w:proofErr w:type="spellStart"/>
      <w:r w:rsidRPr="00123830">
        <w:rPr>
          <w:sz w:val="22"/>
          <w:szCs w:val="22"/>
          <w:rPrChange w:id="704" w:author="Bird, Chris" w:date="2023-09-29T07:49:00Z">
            <w:rPr>
              <w:sz w:val="20"/>
              <w:szCs w:val="20"/>
            </w:rPr>
          </w:rPrChange>
        </w:rPr>
        <w:t>holobiont</w:t>
      </w:r>
      <w:proofErr w:type="spellEnd"/>
      <w:r w:rsidRPr="00123830">
        <w:rPr>
          <w:sz w:val="22"/>
          <w:szCs w:val="22"/>
          <w:rPrChange w:id="705" w:author="Bird, Chris" w:date="2023-09-29T07:49:00Z">
            <w:rPr>
              <w:sz w:val="20"/>
              <w:szCs w:val="20"/>
            </w:rPr>
          </w:rPrChange>
        </w:rPr>
        <w:t xml:space="preserve">: Partners through evolution, development, and Ecological Interactions. </w:t>
      </w:r>
      <w:r w:rsidRPr="00123830">
        <w:rPr>
          <w:i/>
          <w:iCs/>
          <w:sz w:val="22"/>
          <w:szCs w:val="22"/>
          <w:rPrChange w:id="706" w:author="Bird, Chris" w:date="2023-09-29T07:49:00Z">
            <w:rPr>
              <w:i/>
              <w:iCs/>
              <w:sz w:val="20"/>
              <w:szCs w:val="20"/>
            </w:rPr>
          </w:rPrChange>
        </w:rPr>
        <w:t>Frontiers in Cellular and Infection Microbiology</w:t>
      </w:r>
      <w:r w:rsidRPr="00123830">
        <w:rPr>
          <w:sz w:val="22"/>
          <w:szCs w:val="22"/>
          <w:rPrChange w:id="707" w:author="Bird, Chris" w:date="2023-09-29T07:49:00Z">
            <w:rPr>
              <w:sz w:val="20"/>
              <w:szCs w:val="20"/>
            </w:rPr>
          </w:rPrChange>
        </w:rPr>
        <w:t xml:space="preserve">, </w:t>
      </w:r>
      <w:r w:rsidRPr="00123830">
        <w:rPr>
          <w:i/>
          <w:iCs/>
          <w:sz w:val="22"/>
          <w:szCs w:val="22"/>
          <w:rPrChange w:id="708" w:author="Bird, Chris" w:date="2023-09-29T07:49:00Z">
            <w:rPr>
              <w:i/>
              <w:iCs/>
              <w:sz w:val="20"/>
              <w:szCs w:val="20"/>
            </w:rPr>
          </w:rPrChange>
        </w:rPr>
        <w:t>4</w:t>
      </w:r>
      <w:r w:rsidRPr="00123830">
        <w:rPr>
          <w:sz w:val="22"/>
          <w:szCs w:val="22"/>
          <w:rPrChange w:id="709" w:author="Bird, Chris" w:date="2023-09-29T07:49:00Z">
            <w:rPr>
              <w:sz w:val="20"/>
              <w:szCs w:val="20"/>
            </w:rPr>
          </w:rPrChange>
        </w:rPr>
        <w:t>.</w:t>
      </w:r>
    </w:p>
    <w:p w14:paraId="16769793" w14:textId="545231B8" w:rsidR="006402D2" w:rsidRPr="00123830" w:rsidRDefault="00DC4E6B">
      <w:pPr>
        <w:pStyle w:val="NormalWeb"/>
        <w:spacing w:before="0" w:beforeAutospacing="0" w:after="0" w:afterAutospacing="0"/>
        <w:ind w:left="567" w:hanging="567"/>
        <w:rPr>
          <w:sz w:val="22"/>
          <w:szCs w:val="22"/>
          <w:rPrChange w:id="710" w:author="Bird, Chris" w:date="2023-09-29T07:49:00Z">
            <w:rPr>
              <w:sz w:val="20"/>
              <w:szCs w:val="20"/>
            </w:rPr>
          </w:rPrChange>
        </w:rPr>
        <w:pPrChange w:id="711" w:author="Bird, Chris" w:date="2023-09-29T07:51:00Z">
          <w:pPr>
            <w:pStyle w:val="NormalWeb"/>
            <w:ind w:left="567" w:hanging="567"/>
          </w:pPr>
        </w:pPrChange>
      </w:pPr>
      <w:r w:rsidRPr="00123830">
        <w:rPr>
          <w:sz w:val="22"/>
          <w:szCs w:val="22"/>
          <w:rPrChange w:id="712" w:author="Bird, Chris" w:date="2023-09-29T07:49:00Z">
            <w:rPr>
              <w:sz w:val="20"/>
              <w:szCs w:val="20"/>
            </w:rPr>
          </w:rPrChange>
        </w:rPr>
        <w:t>W</w:t>
      </w:r>
      <w:r w:rsidR="00F90F04" w:rsidRPr="00123830">
        <w:rPr>
          <w:sz w:val="22"/>
          <w:szCs w:val="22"/>
          <w:rPrChange w:id="713" w:author="Bird, Chris" w:date="2023-09-29T07:49:00Z">
            <w:rPr>
              <w:sz w:val="20"/>
              <w:szCs w:val="20"/>
            </w:rPr>
          </w:rPrChange>
        </w:rPr>
        <w:t>ilkinson</w:t>
      </w:r>
      <w:r w:rsidRPr="00123830">
        <w:rPr>
          <w:sz w:val="22"/>
          <w:szCs w:val="22"/>
          <w:rPrChange w:id="714" w:author="Bird, Chris" w:date="2023-09-29T07:49:00Z">
            <w:rPr>
              <w:sz w:val="20"/>
              <w:szCs w:val="20"/>
            </w:rPr>
          </w:rPrChange>
        </w:rPr>
        <w:t xml:space="preserve">, C. R. (1996). Global change and coral reefs: Impacts on reefs, </w:t>
      </w:r>
      <w:proofErr w:type="gramStart"/>
      <w:r w:rsidRPr="00123830">
        <w:rPr>
          <w:sz w:val="22"/>
          <w:szCs w:val="22"/>
          <w:rPrChange w:id="715" w:author="Bird, Chris" w:date="2023-09-29T07:49:00Z">
            <w:rPr>
              <w:sz w:val="20"/>
              <w:szCs w:val="20"/>
            </w:rPr>
          </w:rPrChange>
        </w:rPr>
        <w:t>economies</w:t>
      </w:r>
      <w:proofErr w:type="gramEnd"/>
      <w:r w:rsidRPr="00123830">
        <w:rPr>
          <w:sz w:val="22"/>
          <w:szCs w:val="22"/>
          <w:rPrChange w:id="716" w:author="Bird, Chris" w:date="2023-09-29T07:49:00Z">
            <w:rPr>
              <w:sz w:val="20"/>
              <w:szCs w:val="20"/>
            </w:rPr>
          </w:rPrChange>
        </w:rPr>
        <w:t xml:space="preserve"> and human cultures. </w:t>
      </w:r>
      <w:r w:rsidRPr="00123830">
        <w:rPr>
          <w:i/>
          <w:iCs/>
          <w:sz w:val="22"/>
          <w:szCs w:val="22"/>
          <w:rPrChange w:id="717" w:author="Bird, Chris" w:date="2023-09-29T07:49:00Z">
            <w:rPr>
              <w:i/>
              <w:iCs/>
              <w:sz w:val="20"/>
              <w:szCs w:val="20"/>
            </w:rPr>
          </w:rPrChange>
        </w:rPr>
        <w:t>Global Change Biology</w:t>
      </w:r>
      <w:r w:rsidRPr="00123830">
        <w:rPr>
          <w:sz w:val="22"/>
          <w:szCs w:val="22"/>
          <w:rPrChange w:id="718" w:author="Bird, Chris" w:date="2023-09-29T07:49:00Z">
            <w:rPr>
              <w:sz w:val="20"/>
              <w:szCs w:val="20"/>
            </w:rPr>
          </w:rPrChange>
        </w:rPr>
        <w:t xml:space="preserve">, </w:t>
      </w:r>
      <w:r w:rsidRPr="00123830">
        <w:rPr>
          <w:i/>
          <w:iCs/>
          <w:sz w:val="22"/>
          <w:szCs w:val="22"/>
          <w:rPrChange w:id="719" w:author="Bird, Chris" w:date="2023-09-29T07:49:00Z">
            <w:rPr>
              <w:i/>
              <w:iCs/>
              <w:sz w:val="20"/>
              <w:szCs w:val="20"/>
            </w:rPr>
          </w:rPrChange>
        </w:rPr>
        <w:t>2</w:t>
      </w:r>
      <w:r w:rsidRPr="00123830">
        <w:rPr>
          <w:sz w:val="22"/>
          <w:szCs w:val="22"/>
          <w:rPrChange w:id="720" w:author="Bird, Chris" w:date="2023-09-29T07:49:00Z">
            <w:rPr>
              <w:sz w:val="20"/>
              <w:szCs w:val="20"/>
            </w:rPr>
          </w:rPrChange>
        </w:rPr>
        <w:t xml:space="preserve">(6), 547–558. </w:t>
      </w:r>
    </w:p>
    <w:p w14:paraId="0D692004" w14:textId="6D213D66" w:rsidR="00D2557F" w:rsidRDefault="00123830" w:rsidP="00123830">
      <w:pPr>
        <w:rPr>
          <w:ins w:id="721" w:author="Bird, Chris" w:date="2023-09-29T07:50:00Z"/>
          <w:rFonts w:ascii="Times New Roman" w:hAnsi="Times New Roman" w:cs="Times New Roman"/>
          <w:sz w:val="22"/>
          <w:szCs w:val="22"/>
        </w:rPr>
      </w:pPr>
      <w:ins w:id="722" w:author="Bird, Chris" w:date="2023-09-29T07:50:00Z">
        <w:r>
          <w:rPr>
            <w:rFonts w:ascii="Times New Roman" w:hAnsi="Times New Roman" w:cs="Times New Roman"/>
            <w:sz w:val="22"/>
            <w:szCs w:val="22"/>
          </w:rPr>
          <w:br w:type="page"/>
        </w:r>
      </w:ins>
    </w:p>
    <w:p w14:paraId="66E921AA" w14:textId="514D3971" w:rsidR="006402D2" w:rsidRPr="00123830" w:rsidDel="00123830" w:rsidRDefault="006402D2">
      <w:pPr>
        <w:rPr>
          <w:del w:id="723" w:author="Bird, Chris" w:date="2023-09-29T07:50:00Z"/>
          <w:rFonts w:ascii="Times New Roman" w:hAnsi="Times New Roman" w:cs="Times New Roman"/>
          <w:sz w:val="22"/>
          <w:szCs w:val="22"/>
          <w:rPrChange w:id="724" w:author="Bird, Chris" w:date="2023-09-29T07:49:00Z">
            <w:rPr>
              <w:del w:id="725" w:author="Bird, Chris" w:date="2023-09-29T07:50:00Z"/>
              <w:rFonts w:asciiTheme="majorHAnsi" w:hAnsiTheme="majorHAnsi" w:cstheme="majorHAnsi"/>
              <w:sz w:val="22"/>
              <w:szCs w:val="22"/>
            </w:rPr>
          </w:rPrChange>
        </w:rPr>
      </w:pPr>
    </w:p>
    <w:p w14:paraId="00DFF113" w14:textId="09C1234D" w:rsidR="006402D2" w:rsidRPr="00123830" w:rsidDel="00123830" w:rsidRDefault="006402D2">
      <w:pPr>
        <w:rPr>
          <w:del w:id="726" w:author="Bird, Chris" w:date="2023-09-29T07:50:00Z"/>
          <w:rFonts w:ascii="Times New Roman" w:hAnsi="Times New Roman" w:cs="Times New Roman"/>
          <w:sz w:val="22"/>
          <w:szCs w:val="22"/>
          <w:rPrChange w:id="727" w:author="Bird, Chris" w:date="2023-09-29T07:49:00Z">
            <w:rPr>
              <w:del w:id="728" w:author="Bird, Chris" w:date="2023-09-29T07:50:00Z"/>
              <w:rFonts w:asciiTheme="majorHAnsi" w:hAnsiTheme="majorHAnsi" w:cstheme="majorHAnsi"/>
              <w:sz w:val="22"/>
              <w:szCs w:val="22"/>
            </w:rPr>
          </w:rPrChange>
        </w:rPr>
      </w:pPr>
    </w:p>
    <w:p w14:paraId="11395C33" w14:textId="14623059" w:rsidR="006402D2" w:rsidRPr="00123830" w:rsidDel="00123830" w:rsidRDefault="006402D2">
      <w:pPr>
        <w:rPr>
          <w:del w:id="729" w:author="Bird, Chris" w:date="2023-09-29T07:50:00Z"/>
          <w:rFonts w:ascii="Times New Roman" w:hAnsi="Times New Roman" w:cs="Times New Roman"/>
          <w:sz w:val="22"/>
          <w:szCs w:val="22"/>
          <w:rPrChange w:id="730" w:author="Bird, Chris" w:date="2023-09-29T07:49:00Z">
            <w:rPr>
              <w:del w:id="731" w:author="Bird, Chris" w:date="2023-09-29T07:50:00Z"/>
              <w:rFonts w:asciiTheme="majorHAnsi" w:hAnsiTheme="majorHAnsi" w:cstheme="majorHAnsi"/>
              <w:sz w:val="22"/>
              <w:szCs w:val="22"/>
            </w:rPr>
          </w:rPrChange>
        </w:rPr>
      </w:pPr>
    </w:p>
    <w:p w14:paraId="7C4BFB61" w14:textId="3E5A2C97" w:rsidR="006402D2" w:rsidRPr="00123830" w:rsidDel="00123830" w:rsidRDefault="006402D2">
      <w:pPr>
        <w:rPr>
          <w:del w:id="732" w:author="Bird, Chris" w:date="2023-09-29T07:50:00Z"/>
          <w:rFonts w:ascii="Times New Roman" w:hAnsi="Times New Roman" w:cs="Times New Roman"/>
          <w:sz w:val="22"/>
          <w:szCs w:val="22"/>
          <w:rPrChange w:id="733" w:author="Bird, Chris" w:date="2023-09-29T07:49:00Z">
            <w:rPr>
              <w:del w:id="734" w:author="Bird, Chris" w:date="2023-09-29T07:50:00Z"/>
              <w:rFonts w:asciiTheme="majorHAnsi" w:hAnsiTheme="majorHAnsi" w:cstheme="majorHAnsi"/>
              <w:sz w:val="22"/>
              <w:szCs w:val="22"/>
            </w:rPr>
          </w:rPrChange>
        </w:rPr>
      </w:pPr>
    </w:p>
    <w:p w14:paraId="7BC562C0" w14:textId="583DE9B8" w:rsidR="006402D2" w:rsidRPr="00123830" w:rsidDel="00123830" w:rsidRDefault="006402D2">
      <w:pPr>
        <w:rPr>
          <w:del w:id="735" w:author="Bird, Chris" w:date="2023-09-29T07:50:00Z"/>
          <w:rFonts w:ascii="Times New Roman" w:hAnsi="Times New Roman" w:cs="Times New Roman"/>
          <w:sz w:val="22"/>
          <w:szCs w:val="22"/>
          <w:rPrChange w:id="736" w:author="Bird, Chris" w:date="2023-09-29T07:49:00Z">
            <w:rPr>
              <w:del w:id="737" w:author="Bird, Chris" w:date="2023-09-29T07:50:00Z"/>
              <w:rFonts w:asciiTheme="majorHAnsi" w:hAnsiTheme="majorHAnsi" w:cstheme="majorHAnsi"/>
              <w:sz w:val="22"/>
              <w:szCs w:val="22"/>
            </w:rPr>
          </w:rPrChange>
        </w:rPr>
      </w:pPr>
    </w:p>
    <w:p w14:paraId="315D4BE9" w14:textId="2DFCA755" w:rsidR="006402D2" w:rsidRPr="00123830" w:rsidDel="00123830" w:rsidRDefault="006402D2">
      <w:pPr>
        <w:rPr>
          <w:del w:id="738" w:author="Bird, Chris" w:date="2023-09-29T07:50:00Z"/>
          <w:rFonts w:ascii="Times New Roman" w:hAnsi="Times New Roman" w:cs="Times New Roman"/>
          <w:sz w:val="22"/>
          <w:szCs w:val="22"/>
          <w:rPrChange w:id="739" w:author="Bird, Chris" w:date="2023-09-29T07:49:00Z">
            <w:rPr>
              <w:del w:id="740" w:author="Bird, Chris" w:date="2023-09-29T07:50:00Z"/>
              <w:rFonts w:asciiTheme="majorHAnsi" w:hAnsiTheme="majorHAnsi" w:cstheme="majorHAnsi"/>
              <w:sz w:val="22"/>
              <w:szCs w:val="22"/>
            </w:rPr>
          </w:rPrChange>
        </w:rPr>
      </w:pPr>
    </w:p>
    <w:p w14:paraId="271FC107" w14:textId="5ED46AC0" w:rsidR="006402D2" w:rsidRPr="00123830" w:rsidDel="00123830" w:rsidRDefault="006402D2">
      <w:pPr>
        <w:rPr>
          <w:del w:id="741" w:author="Bird, Chris" w:date="2023-09-29T07:50:00Z"/>
          <w:rFonts w:ascii="Times New Roman" w:hAnsi="Times New Roman" w:cs="Times New Roman"/>
          <w:sz w:val="22"/>
          <w:szCs w:val="22"/>
          <w:rPrChange w:id="742" w:author="Bird, Chris" w:date="2023-09-29T07:49:00Z">
            <w:rPr>
              <w:del w:id="743" w:author="Bird, Chris" w:date="2023-09-29T07:50:00Z"/>
              <w:rFonts w:asciiTheme="majorHAnsi" w:hAnsiTheme="majorHAnsi" w:cstheme="majorHAnsi"/>
              <w:sz w:val="22"/>
              <w:szCs w:val="22"/>
            </w:rPr>
          </w:rPrChange>
        </w:rPr>
      </w:pPr>
    </w:p>
    <w:p w14:paraId="23C6A5AB" w14:textId="02A00CA2" w:rsidR="006402D2" w:rsidRPr="00123830" w:rsidDel="00123830" w:rsidRDefault="006402D2">
      <w:pPr>
        <w:rPr>
          <w:del w:id="744" w:author="Bird, Chris" w:date="2023-09-29T07:50:00Z"/>
          <w:rFonts w:ascii="Times New Roman" w:hAnsi="Times New Roman" w:cs="Times New Roman"/>
          <w:sz w:val="22"/>
          <w:szCs w:val="22"/>
          <w:rPrChange w:id="745" w:author="Bird, Chris" w:date="2023-09-29T07:49:00Z">
            <w:rPr>
              <w:del w:id="746" w:author="Bird, Chris" w:date="2023-09-29T07:50:00Z"/>
              <w:rFonts w:asciiTheme="majorHAnsi" w:hAnsiTheme="majorHAnsi" w:cstheme="majorHAnsi"/>
              <w:sz w:val="22"/>
              <w:szCs w:val="22"/>
            </w:rPr>
          </w:rPrChange>
        </w:rPr>
      </w:pPr>
    </w:p>
    <w:p w14:paraId="0626E559" w14:textId="249B60D7" w:rsidR="006402D2" w:rsidRPr="00123830" w:rsidDel="00123830" w:rsidRDefault="006402D2">
      <w:pPr>
        <w:rPr>
          <w:del w:id="747" w:author="Bird, Chris" w:date="2023-09-29T07:50:00Z"/>
          <w:rFonts w:ascii="Times New Roman" w:hAnsi="Times New Roman" w:cs="Times New Roman"/>
          <w:sz w:val="22"/>
          <w:szCs w:val="22"/>
          <w:rPrChange w:id="748" w:author="Bird, Chris" w:date="2023-09-29T07:49:00Z">
            <w:rPr>
              <w:del w:id="749" w:author="Bird, Chris" w:date="2023-09-29T07:50:00Z"/>
              <w:rFonts w:asciiTheme="majorHAnsi" w:hAnsiTheme="majorHAnsi" w:cstheme="majorHAnsi"/>
              <w:sz w:val="22"/>
              <w:szCs w:val="22"/>
            </w:rPr>
          </w:rPrChange>
        </w:rPr>
      </w:pPr>
    </w:p>
    <w:p w14:paraId="36BA5292" w14:textId="1B677EE3" w:rsidR="006402D2" w:rsidRPr="00123830" w:rsidDel="00123830" w:rsidRDefault="006402D2">
      <w:pPr>
        <w:rPr>
          <w:del w:id="750" w:author="Bird, Chris" w:date="2023-09-29T07:50:00Z"/>
          <w:rFonts w:ascii="Times New Roman" w:hAnsi="Times New Roman" w:cs="Times New Roman"/>
          <w:sz w:val="22"/>
          <w:szCs w:val="22"/>
          <w:rPrChange w:id="751" w:author="Bird, Chris" w:date="2023-09-29T07:49:00Z">
            <w:rPr>
              <w:del w:id="752" w:author="Bird, Chris" w:date="2023-09-29T07:50:00Z"/>
              <w:rFonts w:asciiTheme="majorHAnsi" w:hAnsiTheme="majorHAnsi" w:cstheme="majorHAnsi"/>
              <w:sz w:val="22"/>
              <w:szCs w:val="22"/>
            </w:rPr>
          </w:rPrChange>
        </w:rPr>
      </w:pPr>
    </w:p>
    <w:p w14:paraId="537E9A6F" w14:textId="4251A10B" w:rsidR="006402D2" w:rsidRPr="00123830" w:rsidDel="00123830" w:rsidRDefault="006402D2">
      <w:pPr>
        <w:rPr>
          <w:del w:id="753" w:author="Bird, Chris" w:date="2023-09-29T07:50:00Z"/>
          <w:rFonts w:ascii="Times New Roman" w:hAnsi="Times New Roman" w:cs="Times New Roman"/>
          <w:sz w:val="22"/>
          <w:szCs w:val="22"/>
          <w:rPrChange w:id="754" w:author="Bird, Chris" w:date="2023-09-29T07:49:00Z">
            <w:rPr>
              <w:del w:id="755" w:author="Bird, Chris" w:date="2023-09-29T07:50:00Z"/>
              <w:rFonts w:asciiTheme="majorHAnsi" w:hAnsiTheme="majorHAnsi" w:cstheme="majorHAnsi"/>
              <w:sz w:val="22"/>
              <w:szCs w:val="22"/>
            </w:rPr>
          </w:rPrChange>
        </w:rPr>
      </w:pPr>
    </w:p>
    <w:p w14:paraId="4443D0A9" w14:textId="200FB3A3" w:rsidR="006402D2" w:rsidRPr="00123830" w:rsidDel="00123830" w:rsidRDefault="006402D2">
      <w:pPr>
        <w:rPr>
          <w:del w:id="756" w:author="Bird, Chris" w:date="2023-09-29T07:50:00Z"/>
          <w:rFonts w:ascii="Times New Roman" w:hAnsi="Times New Roman" w:cs="Times New Roman"/>
          <w:sz w:val="22"/>
          <w:szCs w:val="22"/>
          <w:rPrChange w:id="757" w:author="Bird, Chris" w:date="2023-09-29T07:49:00Z">
            <w:rPr>
              <w:del w:id="758" w:author="Bird, Chris" w:date="2023-09-29T07:50:00Z"/>
              <w:rFonts w:asciiTheme="majorHAnsi" w:hAnsiTheme="majorHAnsi" w:cstheme="majorHAnsi"/>
              <w:sz w:val="22"/>
              <w:szCs w:val="22"/>
            </w:rPr>
          </w:rPrChange>
        </w:rPr>
      </w:pPr>
    </w:p>
    <w:p w14:paraId="79B03826" w14:textId="230715C5" w:rsidR="006402D2" w:rsidRPr="00123830" w:rsidDel="00123830" w:rsidRDefault="006402D2">
      <w:pPr>
        <w:rPr>
          <w:del w:id="759" w:author="Bird, Chris" w:date="2023-09-29T07:50:00Z"/>
          <w:rFonts w:ascii="Times New Roman" w:hAnsi="Times New Roman" w:cs="Times New Roman"/>
          <w:sz w:val="22"/>
          <w:szCs w:val="22"/>
          <w:rPrChange w:id="760" w:author="Bird, Chris" w:date="2023-09-29T07:49:00Z">
            <w:rPr>
              <w:del w:id="761" w:author="Bird, Chris" w:date="2023-09-29T07:50:00Z"/>
              <w:rFonts w:asciiTheme="majorHAnsi" w:hAnsiTheme="majorHAnsi" w:cstheme="majorHAnsi"/>
              <w:sz w:val="22"/>
              <w:szCs w:val="22"/>
            </w:rPr>
          </w:rPrChange>
        </w:rPr>
      </w:pPr>
    </w:p>
    <w:p w14:paraId="25BDEC0B" w14:textId="3B9C2BE5" w:rsidR="006402D2" w:rsidRPr="00123830" w:rsidDel="00123830" w:rsidRDefault="006402D2">
      <w:pPr>
        <w:rPr>
          <w:del w:id="762" w:author="Bird, Chris" w:date="2023-09-29T07:50:00Z"/>
          <w:rFonts w:ascii="Times New Roman" w:hAnsi="Times New Roman" w:cs="Times New Roman"/>
          <w:sz w:val="22"/>
          <w:szCs w:val="22"/>
          <w:rPrChange w:id="763" w:author="Bird, Chris" w:date="2023-09-29T07:49:00Z">
            <w:rPr>
              <w:del w:id="764" w:author="Bird, Chris" w:date="2023-09-29T07:50:00Z"/>
              <w:rFonts w:asciiTheme="majorHAnsi" w:hAnsiTheme="majorHAnsi" w:cstheme="majorHAnsi"/>
              <w:sz w:val="22"/>
              <w:szCs w:val="22"/>
            </w:rPr>
          </w:rPrChange>
        </w:rPr>
      </w:pPr>
    </w:p>
    <w:p w14:paraId="7F0AC76F" w14:textId="48038EB7" w:rsidR="006402D2" w:rsidRPr="00123830" w:rsidDel="00123830" w:rsidRDefault="006402D2">
      <w:pPr>
        <w:rPr>
          <w:del w:id="765" w:author="Bird, Chris" w:date="2023-09-29T07:50:00Z"/>
          <w:rFonts w:ascii="Times New Roman" w:hAnsi="Times New Roman" w:cs="Times New Roman"/>
          <w:sz w:val="22"/>
          <w:szCs w:val="22"/>
          <w:rPrChange w:id="766" w:author="Bird, Chris" w:date="2023-09-29T07:49:00Z">
            <w:rPr>
              <w:del w:id="767" w:author="Bird, Chris" w:date="2023-09-29T07:50:00Z"/>
              <w:rFonts w:asciiTheme="majorHAnsi" w:hAnsiTheme="majorHAnsi" w:cstheme="majorHAnsi"/>
              <w:sz w:val="22"/>
              <w:szCs w:val="22"/>
            </w:rPr>
          </w:rPrChange>
        </w:rPr>
      </w:pPr>
    </w:p>
    <w:p w14:paraId="08803AA7" w14:textId="16AD9F6B" w:rsidR="006402D2" w:rsidRPr="00123830" w:rsidDel="00123830" w:rsidRDefault="006402D2">
      <w:pPr>
        <w:rPr>
          <w:del w:id="768" w:author="Bird, Chris" w:date="2023-09-29T07:50:00Z"/>
          <w:rFonts w:ascii="Times New Roman" w:hAnsi="Times New Roman" w:cs="Times New Roman"/>
          <w:sz w:val="22"/>
          <w:szCs w:val="22"/>
          <w:rPrChange w:id="769" w:author="Bird, Chris" w:date="2023-09-29T07:49:00Z">
            <w:rPr>
              <w:del w:id="770" w:author="Bird, Chris" w:date="2023-09-29T07:50:00Z"/>
              <w:rFonts w:asciiTheme="majorHAnsi" w:hAnsiTheme="majorHAnsi" w:cstheme="majorHAnsi"/>
              <w:sz w:val="22"/>
              <w:szCs w:val="22"/>
            </w:rPr>
          </w:rPrChange>
        </w:rPr>
      </w:pPr>
    </w:p>
    <w:p w14:paraId="2F1356EB" w14:textId="478D66B5" w:rsidR="006402D2" w:rsidRPr="00123830" w:rsidDel="00123830" w:rsidRDefault="006402D2">
      <w:pPr>
        <w:rPr>
          <w:del w:id="771" w:author="Bird, Chris" w:date="2023-09-29T07:50:00Z"/>
          <w:rFonts w:ascii="Times New Roman" w:hAnsi="Times New Roman" w:cs="Times New Roman"/>
          <w:sz w:val="22"/>
          <w:szCs w:val="22"/>
          <w:rPrChange w:id="772" w:author="Bird, Chris" w:date="2023-09-29T07:49:00Z">
            <w:rPr>
              <w:del w:id="773" w:author="Bird, Chris" w:date="2023-09-29T07:50:00Z"/>
              <w:rFonts w:asciiTheme="majorHAnsi" w:hAnsiTheme="majorHAnsi" w:cstheme="majorHAnsi"/>
              <w:sz w:val="22"/>
              <w:szCs w:val="22"/>
            </w:rPr>
          </w:rPrChange>
        </w:rPr>
      </w:pPr>
    </w:p>
    <w:p w14:paraId="7FEC73C4" w14:textId="05CF19F4" w:rsidR="006402D2" w:rsidRPr="00123830" w:rsidDel="00123830" w:rsidRDefault="006402D2">
      <w:pPr>
        <w:rPr>
          <w:del w:id="774" w:author="Bird, Chris" w:date="2023-09-29T07:50:00Z"/>
          <w:rFonts w:ascii="Times New Roman" w:hAnsi="Times New Roman" w:cs="Times New Roman"/>
          <w:sz w:val="22"/>
          <w:szCs w:val="22"/>
          <w:rPrChange w:id="775" w:author="Bird, Chris" w:date="2023-09-29T07:49:00Z">
            <w:rPr>
              <w:del w:id="776" w:author="Bird, Chris" w:date="2023-09-29T07:50:00Z"/>
              <w:rFonts w:asciiTheme="majorHAnsi" w:hAnsiTheme="majorHAnsi" w:cstheme="majorHAnsi"/>
              <w:sz w:val="22"/>
              <w:szCs w:val="22"/>
            </w:rPr>
          </w:rPrChange>
        </w:rPr>
      </w:pPr>
    </w:p>
    <w:p w14:paraId="129290AC" w14:textId="5821196E" w:rsidR="006402D2" w:rsidRPr="00123830" w:rsidDel="00123830" w:rsidRDefault="006402D2">
      <w:pPr>
        <w:rPr>
          <w:del w:id="777" w:author="Bird, Chris" w:date="2023-09-29T07:50:00Z"/>
          <w:rFonts w:ascii="Times New Roman" w:hAnsi="Times New Roman" w:cs="Times New Roman"/>
          <w:sz w:val="22"/>
          <w:szCs w:val="22"/>
          <w:rPrChange w:id="778" w:author="Bird, Chris" w:date="2023-09-29T07:49:00Z">
            <w:rPr>
              <w:del w:id="779" w:author="Bird, Chris" w:date="2023-09-29T07:50:00Z"/>
              <w:rFonts w:asciiTheme="majorHAnsi" w:hAnsiTheme="majorHAnsi" w:cstheme="majorHAnsi"/>
              <w:sz w:val="22"/>
              <w:szCs w:val="22"/>
            </w:rPr>
          </w:rPrChange>
        </w:rPr>
      </w:pPr>
    </w:p>
    <w:p w14:paraId="6798D322" w14:textId="1E2B4409" w:rsidR="006402D2" w:rsidRPr="00123830" w:rsidDel="00123830" w:rsidRDefault="006402D2">
      <w:pPr>
        <w:rPr>
          <w:del w:id="780" w:author="Bird, Chris" w:date="2023-09-29T07:50:00Z"/>
          <w:rFonts w:ascii="Times New Roman" w:hAnsi="Times New Roman" w:cs="Times New Roman"/>
          <w:sz w:val="22"/>
          <w:szCs w:val="22"/>
          <w:rPrChange w:id="781" w:author="Bird, Chris" w:date="2023-09-29T07:49:00Z">
            <w:rPr>
              <w:del w:id="782" w:author="Bird, Chris" w:date="2023-09-29T07:50:00Z"/>
              <w:rFonts w:asciiTheme="majorHAnsi" w:hAnsiTheme="majorHAnsi" w:cstheme="majorHAnsi"/>
              <w:sz w:val="22"/>
              <w:szCs w:val="22"/>
            </w:rPr>
          </w:rPrChange>
        </w:rPr>
      </w:pPr>
    </w:p>
    <w:p w14:paraId="33A58ED3" w14:textId="622DAEB5" w:rsidR="006402D2" w:rsidRPr="00123830" w:rsidDel="00123830" w:rsidRDefault="006402D2">
      <w:pPr>
        <w:rPr>
          <w:del w:id="783" w:author="Bird, Chris" w:date="2023-09-29T07:50:00Z"/>
          <w:rFonts w:ascii="Times New Roman" w:hAnsi="Times New Roman" w:cs="Times New Roman"/>
          <w:sz w:val="22"/>
          <w:szCs w:val="22"/>
          <w:rPrChange w:id="784" w:author="Bird, Chris" w:date="2023-09-29T07:49:00Z">
            <w:rPr>
              <w:del w:id="785" w:author="Bird, Chris" w:date="2023-09-29T07:50:00Z"/>
              <w:rFonts w:asciiTheme="majorHAnsi" w:hAnsiTheme="majorHAnsi" w:cstheme="majorHAnsi"/>
              <w:sz w:val="22"/>
              <w:szCs w:val="22"/>
            </w:rPr>
          </w:rPrChange>
        </w:rPr>
      </w:pPr>
    </w:p>
    <w:p w14:paraId="4CDE49F6" w14:textId="15B100A5" w:rsidR="006402D2" w:rsidRPr="00123830" w:rsidDel="00123830" w:rsidRDefault="006402D2">
      <w:pPr>
        <w:jc w:val="center"/>
        <w:rPr>
          <w:del w:id="786" w:author="Bird, Chris" w:date="2023-09-29T07:50:00Z"/>
          <w:rFonts w:ascii="Times New Roman" w:hAnsi="Times New Roman" w:cs="Times New Roman"/>
          <w:sz w:val="22"/>
          <w:szCs w:val="22"/>
          <w:rPrChange w:id="787" w:author="Bird, Chris" w:date="2023-09-29T07:49:00Z">
            <w:rPr>
              <w:del w:id="788" w:author="Bird, Chris" w:date="2023-09-29T07:50:00Z"/>
              <w:rFonts w:asciiTheme="majorHAnsi" w:hAnsiTheme="majorHAnsi" w:cstheme="majorHAnsi"/>
              <w:sz w:val="22"/>
              <w:szCs w:val="22"/>
            </w:rPr>
          </w:rPrChange>
        </w:rPr>
      </w:pPr>
    </w:p>
    <w:p w14:paraId="4F5D8E5C" w14:textId="1B11FDAC" w:rsidR="00167D9A" w:rsidRPr="00123830" w:rsidDel="00123830" w:rsidRDefault="00167D9A">
      <w:pPr>
        <w:jc w:val="center"/>
        <w:rPr>
          <w:del w:id="789" w:author="Bird, Chris" w:date="2023-09-29T07:50:00Z"/>
          <w:rFonts w:ascii="Times New Roman" w:hAnsi="Times New Roman" w:cs="Times New Roman"/>
          <w:sz w:val="22"/>
          <w:szCs w:val="22"/>
          <w:rPrChange w:id="790" w:author="Bird, Chris" w:date="2023-09-29T07:49:00Z">
            <w:rPr>
              <w:del w:id="791" w:author="Bird, Chris" w:date="2023-09-29T07:50:00Z"/>
              <w:rFonts w:asciiTheme="majorHAnsi" w:hAnsiTheme="majorHAnsi" w:cstheme="majorHAnsi"/>
              <w:sz w:val="22"/>
              <w:szCs w:val="22"/>
            </w:rPr>
          </w:rPrChange>
        </w:rPr>
      </w:pPr>
    </w:p>
    <w:p w14:paraId="3F376EDF" w14:textId="1EF7013D" w:rsidR="00167D9A" w:rsidRPr="00123830" w:rsidDel="00123830" w:rsidRDefault="00167D9A">
      <w:pPr>
        <w:jc w:val="center"/>
        <w:rPr>
          <w:del w:id="792" w:author="Bird, Chris" w:date="2023-09-29T07:50:00Z"/>
          <w:rFonts w:ascii="Times New Roman" w:hAnsi="Times New Roman" w:cs="Times New Roman"/>
          <w:sz w:val="22"/>
          <w:szCs w:val="22"/>
          <w:rPrChange w:id="793" w:author="Bird, Chris" w:date="2023-09-29T07:49:00Z">
            <w:rPr>
              <w:del w:id="794" w:author="Bird, Chris" w:date="2023-09-29T07:50:00Z"/>
              <w:rFonts w:asciiTheme="majorHAnsi" w:hAnsiTheme="majorHAnsi" w:cstheme="majorHAnsi"/>
              <w:sz w:val="22"/>
              <w:szCs w:val="22"/>
            </w:rPr>
          </w:rPrChange>
        </w:rPr>
      </w:pPr>
    </w:p>
    <w:p w14:paraId="1553F2E8" w14:textId="146328F2" w:rsidR="00AB4CAF" w:rsidRPr="00123830" w:rsidDel="00123830" w:rsidRDefault="00AB4CAF">
      <w:pPr>
        <w:jc w:val="center"/>
        <w:rPr>
          <w:del w:id="795" w:author="Bird, Chris" w:date="2023-09-29T07:50:00Z"/>
          <w:rFonts w:ascii="Times New Roman" w:hAnsi="Times New Roman" w:cs="Times New Roman"/>
          <w:sz w:val="22"/>
          <w:szCs w:val="22"/>
          <w:rPrChange w:id="796" w:author="Bird, Chris" w:date="2023-09-29T07:49:00Z">
            <w:rPr>
              <w:del w:id="797" w:author="Bird, Chris" w:date="2023-09-29T07:50:00Z"/>
              <w:rFonts w:asciiTheme="majorHAnsi" w:hAnsiTheme="majorHAnsi" w:cstheme="majorHAnsi"/>
              <w:sz w:val="22"/>
              <w:szCs w:val="22"/>
            </w:rPr>
          </w:rPrChange>
        </w:rPr>
      </w:pPr>
    </w:p>
    <w:p w14:paraId="4DAF30B2" w14:textId="5E5AA61D" w:rsidR="00AB4CAF" w:rsidRPr="00123830" w:rsidDel="00123830" w:rsidRDefault="00AB4CAF">
      <w:pPr>
        <w:jc w:val="center"/>
        <w:rPr>
          <w:del w:id="798" w:author="Bird, Chris" w:date="2023-09-29T07:50:00Z"/>
          <w:rFonts w:ascii="Times New Roman" w:hAnsi="Times New Roman" w:cs="Times New Roman"/>
          <w:sz w:val="22"/>
          <w:szCs w:val="22"/>
          <w:rPrChange w:id="799" w:author="Bird, Chris" w:date="2023-09-29T07:49:00Z">
            <w:rPr>
              <w:del w:id="800" w:author="Bird, Chris" w:date="2023-09-29T07:50:00Z"/>
              <w:rFonts w:asciiTheme="majorHAnsi" w:hAnsiTheme="majorHAnsi" w:cstheme="majorHAnsi"/>
              <w:sz w:val="22"/>
              <w:szCs w:val="22"/>
            </w:rPr>
          </w:rPrChange>
        </w:rPr>
      </w:pPr>
    </w:p>
    <w:p w14:paraId="483A4EF2" w14:textId="61AEC59A" w:rsidR="00D45850" w:rsidRPr="00123830" w:rsidDel="00123830" w:rsidRDefault="00D45850">
      <w:pPr>
        <w:rPr>
          <w:del w:id="801" w:author="Bird, Chris" w:date="2023-09-29T07:50:00Z"/>
          <w:rFonts w:ascii="Times New Roman" w:hAnsi="Times New Roman" w:cs="Times New Roman"/>
          <w:sz w:val="22"/>
          <w:szCs w:val="22"/>
          <w:rPrChange w:id="802" w:author="Bird, Chris" w:date="2023-09-29T07:49:00Z">
            <w:rPr>
              <w:del w:id="803" w:author="Bird, Chris" w:date="2023-09-29T07:50:00Z"/>
              <w:rFonts w:asciiTheme="majorHAnsi" w:hAnsiTheme="majorHAnsi" w:cstheme="majorHAnsi"/>
              <w:sz w:val="22"/>
              <w:szCs w:val="22"/>
            </w:rPr>
          </w:rPrChange>
        </w:rPr>
        <w:pPrChange w:id="804" w:author="Bird, Chris" w:date="2023-09-29T07:51:00Z">
          <w:pPr>
            <w:spacing w:line="480" w:lineRule="auto"/>
          </w:pPr>
        </w:pPrChange>
      </w:pPr>
    </w:p>
    <w:p w14:paraId="264D3405" w14:textId="759C2ADF" w:rsidR="009E4F82" w:rsidRPr="00123830" w:rsidRDefault="00081412">
      <w:pPr>
        <w:rPr>
          <w:rFonts w:ascii="Times New Roman" w:hAnsi="Times New Roman" w:cs="Times New Roman"/>
          <w:b/>
          <w:bCs/>
          <w:sz w:val="22"/>
          <w:szCs w:val="22"/>
          <w:u w:val="single"/>
        </w:rPr>
        <w:pPrChange w:id="805" w:author="Bird, Chris" w:date="2023-09-29T07:51:00Z">
          <w:pPr>
            <w:spacing w:line="480" w:lineRule="auto"/>
          </w:pPr>
        </w:pPrChange>
      </w:pPr>
      <w:r w:rsidRPr="00123830">
        <w:rPr>
          <w:rFonts w:ascii="Times New Roman" w:hAnsi="Times New Roman" w:cs="Times New Roman"/>
          <w:b/>
          <w:bCs/>
          <w:sz w:val="22"/>
          <w:szCs w:val="22"/>
          <w:u w:val="single"/>
        </w:rPr>
        <w:t>BUDGET</w:t>
      </w:r>
    </w:p>
    <w:p w14:paraId="7CF1EB56" w14:textId="0B240104" w:rsidR="0017740D" w:rsidRPr="00E44136" w:rsidRDefault="0017740D">
      <w:pPr>
        <w:rPr>
          <w:rFonts w:ascii="Times New Roman" w:hAnsi="Times New Roman" w:cs="Times New Roman"/>
          <w:sz w:val="20"/>
          <w:szCs w:val="20"/>
        </w:rPr>
        <w:pPrChange w:id="806" w:author="Bird, Chris" w:date="2023-09-29T07:51:00Z">
          <w:pPr>
            <w:spacing w:line="276" w:lineRule="auto"/>
          </w:pPr>
        </w:pPrChange>
      </w:pPr>
      <w:r w:rsidRPr="00E44136">
        <w:rPr>
          <w:rFonts w:ascii="Times New Roman" w:hAnsi="Times New Roman" w:cs="Times New Roman"/>
          <w:sz w:val="20"/>
          <w:szCs w:val="20"/>
        </w:rPr>
        <w:t xml:space="preserve">The budget illustrated </w:t>
      </w:r>
      <w:ins w:id="807" w:author="Garza, Joseph" w:date="2023-09-29T19:48:00Z">
        <w:r w:rsidR="00462A9A" w:rsidRPr="00E44136">
          <w:rPr>
            <w:rFonts w:ascii="Times New Roman" w:hAnsi="Times New Roman" w:cs="Times New Roman"/>
            <w:sz w:val="20"/>
            <w:szCs w:val="20"/>
            <w:rPrChange w:id="808" w:author="Garza, Joseph" w:date="2023-09-29T20:06:00Z">
              <w:rPr>
                <w:rFonts w:ascii="Times New Roman" w:hAnsi="Times New Roman" w:cs="Times New Roman"/>
                <w:sz w:val="22"/>
                <w:szCs w:val="22"/>
              </w:rPr>
            </w:rPrChange>
          </w:rPr>
          <w:t>(</w:t>
        </w:r>
      </w:ins>
      <w:del w:id="809" w:author="Garza, Joseph" w:date="2023-09-29T19:47:00Z">
        <w:r w:rsidRPr="00E44136" w:rsidDel="00462A9A">
          <w:rPr>
            <w:rFonts w:ascii="Times New Roman" w:hAnsi="Times New Roman" w:cs="Times New Roman"/>
            <w:sz w:val="20"/>
            <w:szCs w:val="20"/>
          </w:rPr>
          <w:delText xml:space="preserve">in </w:delText>
        </w:r>
      </w:del>
      <w:r w:rsidRPr="00E44136">
        <w:rPr>
          <w:rFonts w:ascii="Times New Roman" w:hAnsi="Times New Roman" w:cs="Times New Roman"/>
          <w:sz w:val="20"/>
          <w:szCs w:val="20"/>
        </w:rPr>
        <w:t>Fi</w:t>
      </w:r>
      <w:ins w:id="810" w:author="Garza, Joseph" w:date="2023-09-29T19:48:00Z">
        <w:r w:rsidR="00462A9A" w:rsidRPr="00E44136">
          <w:rPr>
            <w:rFonts w:ascii="Times New Roman" w:hAnsi="Times New Roman" w:cs="Times New Roman"/>
            <w:sz w:val="20"/>
            <w:szCs w:val="20"/>
            <w:rPrChange w:id="811" w:author="Garza, Joseph" w:date="2023-09-29T20:06:00Z">
              <w:rPr>
                <w:rFonts w:ascii="Times New Roman" w:hAnsi="Times New Roman" w:cs="Times New Roman"/>
                <w:sz w:val="22"/>
                <w:szCs w:val="22"/>
              </w:rPr>
            </w:rPrChange>
          </w:rPr>
          <w:t>g.</w:t>
        </w:r>
      </w:ins>
      <w:del w:id="812" w:author="Garza, Joseph" w:date="2023-09-29T19:48:00Z">
        <w:r w:rsidRPr="00E44136" w:rsidDel="00462A9A">
          <w:rPr>
            <w:rFonts w:ascii="Times New Roman" w:hAnsi="Times New Roman" w:cs="Times New Roman"/>
            <w:sz w:val="20"/>
            <w:szCs w:val="20"/>
          </w:rPr>
          <w:delText>gure</w:delText>
        </w:r>
      </w:del>
      <w:r w:rsidRPr="00E44136">
        <w:rPr>
          <w:rFonts w:ascii="Times New Roman" w:hAnsi="Times New Roman" w:cs="Times New Roman"/>
          <w:sz w:val="20"/>
          <w:szCs w:val="20"/>
        </w:rPr>
        <w:t xml:space="preserve"> 1</w:t>
      </w:r>
      <w:ins w:id="813" w:author="Garza, Joseph" w:date="2023-09-29T19:48:00Z">
        <w:r w:rsidR="00462A9A" w:rsidRPr="00E44136">
          <w:rPr>
            <w:rFonts w:ascii="Times New Roman" w:hAnsi="Times New Roman" w:cs="Times New Roman"/>
            <w:sz w:val="20"/>
            <w:szCs w:val="20"/>
            <w:rPrChange w:id="814" w:author="Garza, Joseph" w:date="2023-09-29T20:06:00Z">
              <w:rPr>
                <w:rFonts w:ascii="Times New Roman" w:hAnsi="Times New Roman" w:cs="Times New Roman"/>
                <w:sz w:val="22"/>
                <w:szCs w:val="22"/>
              </w:rPr>
            </w:rPrChange>
          </w:rPr>
          <w:t>)</w:t>
        </w:r>
      </w:ins>
      <w:del w:id="815" w:author="Garza, Joseph" w:date="2023-09-29T19:48:00Z">
        <w:r w:rsidRPr="00E44136" w:rsidDel="00462A9A">
          <w:rPr>
            <w:rFonts w:ascii="Times New Roman" w:hAnsi="Times New Roman" w:cs="Times New Roman"/>
            <w:sz w:val="20"/>
            <w:szCs w:val="20"/>
          </w:rPr>
          <w:delText>.</w:delText>
        </w:r>
      </w:del>
      <w:r w:rsidRPr="00E44136">
        <w:rPr>
          <w:rFonts w:ascii="Times New Roman" w:hAnsi="Times New Roman" w:cs="Times New Roman"/>
          <w:sz w:val="20"/>
          <w:szCs w:val="20"/>
        </w:rPr>
        <w:t xml:space="preserve"> consists of all the </w:t>
      </w:r>
      <w:del w:id="816" w:author="Garza, Joseph" w:date="2023-09-29T19:47:00Z">
        <w:r w:rsidRPr="00E44136" w:rsidDel="00280C63">
          <w:rPr>
            <w:rFonts w:ascii="Times New Roman" w:hAnsi="Times New Roman" w:cs="Times New Roman"/>
            <w:sz w:val="20"/>
            <w:szCs w:val="20"/>
          </w:rPr>
          <w:delText xml:space="preserve">necessary </w:delText>
        </w:r>
      </w:del>
      <w:r w:rsidR="00307E93" w:rsidRPr="00E44136">
        <w:rPr>
          <w:rFonts w:ascii="Times New Roman" w:hAnsi="Times New Roman" w:cs="Times New Roman"/>
          <w:sz w:val="20"/>
          <w:szCs w:val="20"/>
        </w:rPr>
        <w:t>supplies</w:t>
      </w:r>
      <w:r w:rsidRPr="00E44136">
        <w:rPr>
          <w:rFonts w:ascii="Times New Roman" w:hAnsi="Times New Roman" w:cs="Times New Roman"/>
          <w:sz w:val="20"/>
          <w:szCs w:val="20"/>
        </w:rPr>
        <w:t xml:space="preserve"> that will be needed for successful completion of this project.</w:t>
      </w:r>
    </w:p>
    <w:p w14:paraId="1C9E7341" w14:textId="77777777" w:rsidR="0017740D" w:rsidRPr="00123830" w:rsidRDefault="0017740D" w:rsidP="00123830">
      <w:pPr>
        <w:rPr>
          <w:rFonts w:ascii="Times New Roman" w:hAnsi="Times New Roman" w:cs="Times New Roman"/>
          <w:sz w:val="22"/>
          <w:szCs w:val="22"/>
          <w:rPrChange w:id="817" w:author="Bird, Chris" w:date="2023-09-29T07:49:00Z">
            <w:rPr>
              <w:rFonts w:asciiTheme="majorHAnsi" w:hAnsiTheme="majorHAnsi" w:cstheme="majorHAnsi"/>
              <w:sz w:val="22"/>
              <w:szCs w:val="22"/>
            </w:rPr>
          </w:rPrChange>
        </w:rPr>
      </w:pPr>
    </w:p>
    <w:p w14:paraId="0134F250" w14:textId="0446CE05" w:rsidR="006402D2" w:rsidRPr="00123830" w:rsidRDefault="00D64496" w:rsidP="00123830">
      <w:pPr>
        <w:rPr>
          <w:rFonts w:ascii="Times New Roman" w:hAnsi="Times New Roman" w:cs="Times New Roman"/>
          <w:sz w:val="22"/>
          <w:szCs w:val="22"/>
          <w:rPrChange w:id="818" w:author="Bird, Chris" w:date="2023-09-29T07:49:00Z">
            <w:rPr>
              <w:rFonts w:asciiTheme="majorHAnsi" w:hAnsiTheme="majorHAnsi" w:cstheme="majorHAnsi"/>
              <w:sz w:val="22"/>
              <w:szCs w:val="22"/>
            </w:rPr>
          </w:rPrChange>
        </w:rPr>
      </w:pPr>
      <w:del w:id="819" w:author="Garza, Joseph" w:date="2023-09-29T11:01:00Z">
        <w:r w:rsidRPr="00123830" w:rsidDel="00B931EB">
          <w:rPr>
            <w:rFonts w:ascii="Times New Roman" w:hAnsi="Times New Roman" w:cs="Times New Roman"/>
            <w:noProof/>
            <w:sz w:val="22"/>
            <w:szCs w:val="22"/>
            <w:rPrChange w:id="820" w:author="Bird, Chris" w:date="2023-09-29T07:49:00Z">
              <w:rPr>
                <w:rFonts w:asciiTheme="majorHAnsi" w:hAnsiTheme="majorHAnsi" w:cstheme="majorHAnsi"/>
                <w:noProof/>
                <w:sz w:val="22"/>
                <w:szCs w:val="22"/>
              </w:rPr>
            </w:rPrChange>
          </w:rPr>
          <w:lastRenderedPageBreak/>
          <w:drawing>
            <wp:inline distT="0" distB="0" distL="0" distR="0" wp14:anchorId="5C13C9D3" wp14:editId="3B807489">
              <wp:extent cx="5943600" cy="1565910"/>
              <wp:effectExtent l="0" t="0" r="0" b="0"/>
              <wp:docPr id="202562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24613" name=""/>
                      <pic:cNvPicPr/>
                    </pic:nvPicPr>
                    <pic:blipFill>
                      <a:blip r:embed="rId15"/>
                      <a:stretch>
                        <a:fillRect/>
                      </a:stretch>
                    </pic:blipFill>
                    <pic:spPr>
                      <a:xfrm>
                        <a:off x="0" y="0"/>
                        <a:ext cx="5943600" cy="1565910"/>
                      </a:xfrm>
                      <a:prstGeom prst="rect">
                        <a:avLst/>
                      </a:prstGeom>
                    </pic:spPr>
                  </pic:pic>
                </a:graphicData>
              </a:graphic>
            </wp:inline>
          </w:drawing>
        </w:r>
      </w:del>
      <w:ins w:id="821" w:author="Garza, Joseph" w:date="2023-09-29T11:01:00Z">
        <w:r w:rsidR="00B931EB" w:rsidRPr="00B931EB">
          <w:rPr>
            <w:rFonts w:ascii="Times New Roman" w:hAnsi="Times New Roman" w:cs="Times New Roman"/>
            <w:noProof/>
            <w:sz w:val="22"/>
            <w:szCs w:val="22"/>
          </w:rPr>
          <w:drawing>
            <wp:inline distT="0" distB="0" distL="0" distR="0" wp14:anchorId="2B5A48FE" wp14:editId="14E3F475">
              <wp:extent cx="5943600" cy="1894840"/>
              <wp:effectExtent l="0" t="0" r="0" b="0"/>
              <wp:docPr id="133797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70439" name=""/>
                      <pic:cNvPicPr/>
                    </pic:nvPicPr>
                    <pic:blipFill>
                      <a:blip r:embed="rId16"/>
                      <a:stretch>
                        <a:fillRect/>
                      </a:stretch>
                    </pic:blipFill>
                    <pic:spPr>
                      <a:xfrm>
                        <a:off x="0" y="0"/>
                        <a:ext cx="5943600" cy="1894840"/>
                      </a:xfrm>
                      <a:prstGeom prst="rect">
                        <a:avLst/>
                      </a:prstGeom>
                    </pic:spPr>
                  </pic:pic>
                </a:graphicData>
              </a:graphic>
            </wp:inline>
          </w:drawing>
        </w:r>
      </w:ins>
    </w:p>
    <w:p w14:paraId="46DE81B2" w14:textId="26E91477" w:rsidR="0017740D" w:rsidRPr="00123830" w:rsidRDefault="00945E87" w:rsidP="00123830">
      <w:pPr>
        <w:rPr>
          <w:rFonts w:ascii="Times New Roman" w:hAnsi="Times New Roman" w:cs="Times New Roman"/>
          <w:sz w:val="22"/>
          <w:szCs w:val="22"/>
          <w:rPrChange w:id="822" w:author="Bird, Chris" w:date="2023-09-29T07:49:00Z">
            <w:rPr>
              <w:rFonts w:asciiTheme="majorHAnsi" w:hAnsiTheme="majorHAnsi" w:cstheme="majorHAnsi"/>
              <w:sz w:val="22"/>
              <w:szCs w:val="22"/>
            </w:rPr>
          </w:rPrChange>
        </w:rPr>
      </w:pPr>
      <w:r w:rsidRPr="00123830">
        <w:rPr>
          <w:rFonts w:ascii="Times New Roman" w:hAnsi="Times New Roman" w:cs="Times New Roman"/>
          <w:sz w:val="22"/>
          <w:szCs w:val="22"/>
          <w:rPrChange w:id="823" w:author="Bird, Chris" w:date="2023-09-29T07:49:00Z">
            <w:rPr>
              <w:rFonts w:asciiTheme="majorHAnsi" w:hAnsiTheme="majorHAnsi" w:cstheme="majorHAnsi"/>
              <w:sz w:val="22"/>
              <w:szCs w:val="22"/>
            </w:rPr>
          </w:rPrChange>
        </w:rPr>
        <w:t xml:space="preserve">                                                                         </w:t>
      </w:r>
    </w:p>
    <w:p w14:paraId="0A8A498D" w14:textId="73E8377B" w:rsidR="00C14E5B" w:rsidRPr="00563CB8" w:rsidRDefault="00DC6EA2" w:rsidP="00123830">
      <w:pPr>
        <w:jc w:val="center"/>
        <w:rPr>
          <w:rFonts w:ascii="Times New Roman" w:hAnsi="Times New Roman" w:cs="Times New Roman"/>
          <w:sz w:val="20"/>
          <w:szCs w:val="20"/>
          <w:rPrChange w:id="824" w:author="Garza, Joseph" w:date="2023-09-29T20:23:00Z">
            <w:rPr>
              <w:rFonts w:ascii="Times New Roman" w:hAnsi="Times New Roman" w:cs="Times New Roman"/>
              <w:sz w:val="18"/>
              <w:szCs w:val="18"/>
            </w:rPr>
          </w:rPrChange>
        </w:rPr>
      </w:pPr>
      <w:ins w:id="825" w:author="Garza, Joseph" w:date="2023-09-29T11:09:00Z">
        <w:r w:rsidRPr="00563CB8">
          <w:rPr>
            <w:rFonts w:ascii="Times New Roman" w:hAnsi="Times New Roman" w:cs="Times New Roman"/>
            <w:sz w:val="20"/>
            <w:szCs w:val="20"/>
            <w:rPrChange w:id="826" w:author="Garza, Joseph" w:date="2023-09-29T20:23:00Z">
              <w:rPr>
                <w:rFonts w:ascii="Times New Roman" w:hAnsi="Times New Roman" w:cs="Times New Roman"/>
                <w:sz w:val="22"/>
                <w:szCs w:val="22"/>
              </w:rPr>
            </w:rPrChange>
          </w:rPr>
          <w:t>Figure</w:t>
        </w:r>
      </w:ins>
      <w:del w:id="827" w:author="Garza, Joseph" w:date="2023-09-29T11:09:00Z">
        <w:r w:rsidR="00C14E5B" w:rsidRPr="00563CB8" w:rsidDel="00DC6EA2">
          <w:rPr>
            <w:rFonts w:ascii="Times New Roman" w:hAnsi="Times New Roman" w:cs="Times New Roman"/>
            <w:sz w:val="20"/>
            <w:szCs w:val="20"/>
            <w:rPrChange w:id="828" w:author="Garza, Joseph" w:date="2023-09-29T20:23:00Z">
              <w:rPr>
                <w:rFonts w:ascii="Times New Roman" w:hAnsi="Times New Roman" w:cs="Times New Roman"/>
                <w:sz w:val="18"/>
                <w:szCs w:val="18"/>
              </w:rPr>
            </w:rPrChange>
          </w:rPr>
          <w:delText>Figure</w:delText>
        </w:r>
      </w:del>
      <w:r w:rsidR="00C14E5B" w:rsidRPr="00563CB8">
        <w:rPr>
          <w:rFonts w:ascii="Times New Roman" w:hAnsi="Times New Roman" w:cs="Times New Roman"/>
          <w:sz w:val="20"/>
          <w:szCs w:val="20"/>
          <w:rPrChange w:id="829" w:author="Garza, Joseph" w:date="2023-09-29T20:23:00Z">
            <w:rPr>
              <w:rFonts w:ascii="Times New Roman" w:hAnsi="Times New Roman" w:cs="Times New Roman"/>
              <w:sz w:val="18"/>
              <w:szCs w:val="18"/>
            </w:rPr>
          </w:rPrChange>
        </w:rPr>
        <w:t xml:space="preserve"> 1 | Tabulated Supplies </w:t>
      </w:r>
    </w:p>
    <w:p w14:paraId="2239A8DF" w14:textId="6E66335B" w:rsidR="00F20E45" w:rsidRPr="00123830" w:rsidRDefault="00F20E45">
      <w:pPr>
        <w:rPr>
          <w:rFonts w:ascii="Times New Roman" w:hAnsi="Times New Roman" w:cs="Times New Roman"/>
          <w:sz w:val="22"/>
          <w:szCs w:val="22"/>
          <w:rPrChange w:id="830" w:author="Bird, Chris" w:date="2023-09-29T07:49:00Z">
            <w:rPr>
              <w:rFonts w:ascii="Times New Roman" w:hAnsi="Times New Roman" w:cs="Times New Roman"/>
              <w:sz w:val="20"/>
              <w:szCs w:val="20"/>
            </w:rPr>
          </w:rPrChange>
        </w:rPr>
        <w:pPrChange w:id="831" w:author="Bird, Chris" w:date="2023-09-29T07:51:00Z">
          <w:pPr>
            <w:spacing w:line="276" w:lineRule="auto"/>
          </w:pPr>
        </w:pPrChange>
      </w:pPr>
    </w:p>
    <w:p w14:paraId="275C5C4D" w14:textId="77777777" w:rsidR="00830F9F" w:rsidRPr="00123830" w:rsidRDefault="00830F9F">
      <w:pPr>
        <w:rPr>
          <w:rFonts w:ascii="Times New Roman" w:hAnsi="Times New Roman" w:cs="Times New Roman"/>
          <w:sz w:val="22"/>
          <w:szCs w:val="22"/>
          <w:rPrChange w:id="832" w:author="Bird, Chris" w:date="2023-09-29T07:49:00Z">
            <w:rPr>
              <w:rFonts w:ascii="Times New Roman" w:hAnsi="Times New Roman" w:cs="Times New Roman"/>
              <w:sz w:val="20"/>
              <w:szCs w:val="20"/>
            </w:rPr>
          </w:rPrChange>
        </w:rPr>
        <w:pPrChange w:id="833" w:author="Bird, Chris" w:date="2023-09-29T07:51:00Z">
          <w:pPr>
            <w:spacing w:line="276" w:lineRule="auto"/>
          </w:pPr>
        </w:pPrChange>
      </w:pPr>
    </w:p>
    <w:p w14:paraId="5E891C5D" w14:textId="653904B0" w:rsidR="00227892" w:rsidRPr="00361B26" w:rsidRDefault="00227892">
      <w:pPr>
        <w:rPr>
          <w:ins w:id="834" w:author="Garza, Joseph" w:date="2023-09-29T10:33:00Z"/>
          <w:rFonts w:ascii="Times New Roman" w:hAnsi="Times New Roman" w:cs="Times New Roman"/>
          <w:b/>
          <w:bCs/>
          <w:sz w:val="22"/>
          <w:szCs w:val="22"/>
          <w:u w:val="single"/>
          <w:rPrChange w:id="835" w:author="Garza, Joseph" w:date="2023-09-29T11:14:00Z">
            <w:rPr>
              <w:ins w:id="836" w:author="Garza, Joseph" w:date="2023-09-29T10:33:00Z"/>
              <w:rFonts w:ascii="Times New Roman" w:hAnsi="Times New Roman" w:cs="Times New Roman"/>
              <w:sz w:val="22"/>
              <w:szCs w:val="22"/>
            </w:rPr>
          </w:rPrChange>
        </w:rPr>
      </w:pPr>
      <w:ins w:id="837" w:author="Garza, Joseph" w:date="2023-09-29T10:33:00Z">
        <w:r w:rsidRPr="007571C2">
          <w:rPr>
            <w:rFonts w:ascii="Times New Roman" w:hAnsi="Times New Roman" w:cs="Times New Roman"/>
            <w:b/>
            <w:bCs/>
            <w:sz w:val="22"/>
            <w:szCs w:val="22"/>
            <w:u w:val="single"/>
            <w:rPrChange w:id="838" w:author="Garza, Joseph" w:date="2023-09-29T10:34:00Z">
              <w:rPr>
                <w:rFonts w:ascii="Times New Roman" w:hAnsi="Times New Roman" w:cs="Times New Roman"/>
                <w:sz w:val="22"/>
                <w:szCs w:val="22"/>
              </w:rPr>
            </w:rPrChange>
          </w:rPr>
          <w:t>B</w:t>
        </w:r>
        <w:r w:rsidR="007571C2" w:rsidRPr="007571C2">
          <w:rPr>
            <w:rFonts w:ascii="Times New Roman" w:hAnsi="Times New Roman" w:cs="Times New Roman"/>
            <w:b/>
            <w:bCs/>
            <w:sz w:val="22"/>
            <w:szCs w:val="22"/>
            <w:u w:val="single"/>
            <w:rPrChange w:id="839" w:author="Garza, Joseph" w:date="2023-09-29T10:34:00Z">
              <w:rPr>
                <w:rFonts w:ascii="Times New Roman" w:hAnsi="Times New Roman" w:cs="Times New Roman"/>
                <w:sz w:val="22"/>
                <w:szCs w:val="22"/>
              </w:rPr>
            </w:rPrChange>
          </w:rPr>
          <w:t>UDGET JUSTIFICATION</w:t>
        </w:r>
      </w:ins>
    </w:p>
    <w:p w14:paraId="674B51D2" w14:textId="2D2630A7" w:rsidR="00D73F68" w:rsidRPr="00E44136" w:rsidRDefault="009E7EE6">
      <w:pPr>
        <w:rPr>
          <w:ins w:id="840" w:author="Garza, Joseph" w:date="2023-09-29T11:09:00Z"/>
          <w:rFonts w:ascii="Times New Roman" w:hAnsi="Times New Roman" w:cs="Times New Roman"/>
          <w:sz w:val="20"/>
          <w:szCs w:val="20"/>
          <w:rPrChange w:id="841" w:author="Garza, Joseph" w:date="2023-09-29T20:06:00Z">
            <w:rPr>
              <w:ins w:id="842" w:author="Garza, Joseph" w:date="2023-09-29T11:09:00Z"/>
              <w:rFonts w:ascii="Times New Roman" w:hAnsi="Times New Roman" w:cs="Times New Roman"/>
              <w:sz w:val="22"/>
              <w:szCs w:val="22"/>
            </w:rPr>
          </w:rPrChange>
        </w:rPr>
      </w:pPr>
      <w:ins w:id="843" w:author="Garza, Joseph" w:date="2023-09-29T11:07:00Z">
        <w:r w:rsidRPr="00E44136">
          <w:rPr>
            <w:rFonts w:ascii="Times New Roman" w:hAnsi="Times New Roman" w:cs="Times New Roman"/>
            <w:sz w:val="20"/>
            <w:szCs w:val="20"/>
            <w:rPrChange w:id="844" w:author="Garza, Joseph" w:date="2023-09-29T20:06:00Z">
              <w:rPr>
                <w:rFonts w:ascii="Times New Roman" w:hAnsi="Times New Roman" w:cs="Times New Roman"/>
                <w:sz w:val="22"/>
                <w:szCs w:val="22"/>
              </w:rPr>
            </w:rPrChange>
          </w:rPr>
          <w:t xml:space="preserve">The total </w:t>
        </w:r>
      </w:ins>
      <w:ins w:id="845" w:author="Garza, Joseph" w:date="2023-09-29T11:08:00Z">
        <w:r w:rsidR="005106BE" w:rsidRPr="00E44136">
          <w:rPr>
            <w:rFonts w:ascii="Times New Roman" w:hAnsi="Times New Roman" w:cs="Times New Roman"/>
            <w:sz w:val="20"/>
            <w:szCs w:val="20"/>
            <w:rPrChange w:id="846" w:author="Garza, Joseph" w:date="2023-09-29T20:06:00Z">
              <w:rPr>
                <w:rFonts w:ascii="Times New Roman" w:hAnsi="Times New Roman" w:cs="Times New Roman"/>
                <w:sz w:val="22"/>
                <w:szCs w:val="22"/>
              </w:rPr>
            </w:rPrChange>
          </w:rPr>
          <w:t>cost</w:t>
        </w:r>
      </w:ins>
      <w:ins w:id="847" w:author="Garza, Joseph" w:date="2023-09-29T11:07:00Z">
        <w:r w:rsidRPr="00E44136">
          <w:rPr>
            <w:rFonts w:ascii="Times New Roman" w:hAnsi="Times New Roman" w:cs="Times New Roman"/>
            <w:sz w:val="20"/>
            <w:szCs w:val="20"/>
            <w:rPrChange w:id="848" w:author="Garza, Joseph" w:date="2023-09-29T20:06:00Z">
              <w:rPr>
                <w:rFonts w:ascii="Times New Roman" w:hAnsi="Times New Roman" w:cs="Times New Roman"/>
                <w:sz w:val="22"/>
                <w:szCs w:val="22"/>
              </w:rPr>
            </w:rPrChange>
          </w:rPr>
          <w:t xml:space="preserve"> </w:t>
        </w:r>
      </w:ins>
      <w:ins w:id="849" w:author="Garza, Joseph" w:date="2023-09-29T11:08:00Z">
        <w:r w:rsidR="005106BE" w:rsidRPr="00E44136">
          <w:rPr>
            <w:rFonts w:ascii="Times New Roman" w:hAnsi="Times New Roman" w:cs="Times New Roman"/>
            <w:sz w:val="20"/>
            <w:szCs w:val="20"/>
            <w:rPrChange w:id="850" w:author="Garza, Joseph" w:date="2023-09-29T20:06:00Z">
              <w:rPr>
                <w:rFonts w:ascii="Times New Roman" w:hAnsi="Times New Roman" w:cs="Times New Roman"/>
                <w:sz w:val="22"/>
                <w:szCs w:val="22"/>
              </w:rPr>
            </w:rPrChange>
          </w:rPr>
          <w:t>for</w:t>
        </w:r>
      </w:ins>
      <w:ins w:id="851" w:author="Garza, Joseph" w:date="2023-09-29T11:07:00Z">
        <w:r w:rsidRPr="00E44136">
          <w:rPr>
            <w:rFonts w:ascii="Times New Roman" w:hAnsi="Times New Roman" w:cs="Times New Roman"/>
            <w:sz w:val="20"/>
            <w:szCs w:val="20"/>
            <w:rPrChange w:id="852" w:author="Garza, Joseph" w:date="2023-09-29T20:06:00Z">
              <w:rPr>
                <w:rFonts w:ascii="Times New Roman" w:hAnsi="Times New Roman" w:cs="Times New Roman"/>
                <w:sz w:val="22"/>
                <w:szCs w:val="22"/>
              </w:rPr>
            </w:rPrChange>
          </w:rPr>
          <w:t xml:space="preserve"> this project is </w:t>
        </w:r>
      </w:ins>
      <w:ins w:id="853" w:author="Garza, Joseph" w:date="2023-09-29T20:25:00Z">
        <w:r w:rsidR="004126F1">
          <w:rPr>
            <w:rFonts w:ascii="Times New Roman" w:hAnsi="Times New Roman" w:cs="Times New Roman"/>
            <w:sz w:val="20"/>
            <w:szCs w:val="20"/>
          </w:rPr>
          <w:t>(</w:t>
        </w:r>
      </w:ins>
      <w:ins w:id="854" w:author="Garza, Joseph" w:date="2023-09-29T11:07:00Z">
        <w:r w:rsidRPr="00E44136">
          <w:rPr>
            <w:rFonts w:ascii="Times New Roman" w:hAnsi="Times New Roman" w:cs="Times New Roman"/>
            <w:b/>
            <w:bCs/>
            <w:sz w:val="20"/>
            <w:szCs w:val="20"/>
            <w:rPrChange w:id="855" w:author="Garza, Joseph" w:date="2023-09-29T20:06:00Z">
              <w:rPr>
                <w:rFonts w:ascii="Times New Roman" w:hAnsi="Times New Roman" w:cs="Times New Roman"/>
                <w:sz w:val="22"/>
                <w:szCs w:val="22"/>
              </w:rPr>
            </w:rPrChange>
          </w:rPr>
          <w:t>$</w:t>
        </w:r>
      </w:ins>
      <w:ins w:id="856" w:author="Garza, Joseph" w:date="2023-09-29T20:24:00Z">
        <w:r w:rsidR="00717BFE">
          <w:rPr>
            <w:rFonts w:ascii="Times New Roman" w:hAnsi="Times New Roman" w:cs="Times New Roman"/>
            <w:b/>
            <w:bCs/>
            <w:sz w:val="20"/>
            <w:szCs w:val="20"/>
          </w:rPr>
          <w:t>797</w:t>
        </w:r>
      </w:ins>
      <w:ins w:id="857" w:author="Garza, Joseph" w:date="2023-09-29T11:07:00Z">
        <w:r w:rsidRPr="00E44136">
          <w:rPr>
            <w:rFonts w:ascii="Times New Roman" w:hAnsi="Times New Roman" w:cs="Times New Roman"/>
            <w:b/>
            <w:bCs/>
            <w:sz w:val="20"/>
            <w:szCs w:val="20"/>
            <w:rPrChange w:id="858" w:author="Garza, Joseph" w:date="2023-09-29T20:06:00Z">
              <w:rPr>
                <w:rFonts w:ascii="Times New Roman" w:hAnsi="Times New Roman" w:cs="Times New Roman"/>
                <w:sz w:val="22"/>
                <w:szCs w:val="22"/>
              </w:rPr>
            </w:rPrChange>
          </w:rPr>
          <w:t>.</w:t>
        </w:r>
      </w:ins>
      <w:ins w:id="859" w:author="Garza, Joseph" w:date="2023-09-29T20:24:00Z">
        <w:r w:rsidR="00717BFE">
          <w:rPr>
            <w:rFonts w:ascii="Times New Roman" w:hAnsi="Times New Roman" w:cs="Times New Roman"/>
            <w:b/>
            <w:bCs/>
            <w:sz w:val="20"/>
            <w:szCs w:val="20"/>
          </w:rPr>
          <w:t>77</w:t>
        </w:r>
      </w:ins>
      <w:ins w:id="860" w:author="Garza, Joseph" w:date="2023-09-29T20:25:00Z">
        <w:r w:rsidR="004126F1">
          <w:rPr>
            <w:rFonts w:ascii="Times New Roman" w:hAnsi="Times New Roman" w:cs="Times New Roman"/>
            <w:b/>
            <w:bCs/>
            <w:sz w:val="20"/>
            <w:szCs w:val="20"/>
          </w:rPr>
          <w:t>)</w:t>
        </w:r>
        <w:r w:rsidR="004126F1">
          <w:rPr>
            <w:rFonts w:ascii="Times New Roman" w:hAnsi="Times New Roman" w:cs="Times New Roman"/>
            <w:sz w:val="20"/>
            <w:szCs w:val="20"/>
          </w:rPr>
          <w:t>. T</w:t>
        </w:r>
      </w:ins>
      <w:ins w:id="861" w:author="Garza, Joseph" w:date="2023-09-29T11:09:00Z">
        <w:r w:rsidR="00DC6EA2" w:rsidRPr="00E44136">
          <w:rPr>
            <w:rFonts w:ascii="Times New Roman" w:hAnsi="Times New Roman" w:cs="Times New Roman"/>
            <w:sz w:val="20"/>
            <w:szCs w:val="20"/>
            <w:rPrChange w:id="862" w:author="Garza, Joseph" w:date="2023-09-29T20:06:00Z">
              <w:rPr>
                <w:rFonts w:ascii="Times New Roman" w:hAnsi="Times New Roman" w:cs="Times New Roman"/>
                <w:sz w:val="22"/>
                <w:szCs w:val="22"/>
              </w:rPr>
            </w:rPrChange>
          </w:rPr>
          <w:t>he line items and justification</w:t>
        </w:r>
      </w:ins>
      <w:ins w:id="863" w:author="Garza, Joseph" w:date="2023-09-29T11:14:00Z">
        <w:r w:rsidR="00361B26" w:rsidRPr="00E44136">
          <w:rPr>
            <w:rFonts w:ascii="Times New Roman" w:hAnsi="Times New Roman" w:cs="Times New Roman"/>
            <w:sz w:val="20"/>
            <w:szCs w:val="20"/>
            <w:rPrChange w:id="864" w:author="Garza, Joseph" w:date="2023-09-29T20:06:00Z">
              <w:rPr>
                <w:rFonts w:ascii="Times New Roman" w:hAnsi="Times New Roman" w:cs="Times New Roman"/>
                <w:sz w:val="22"/>
                <w:szCs w:val="22"/>
              </w:rPr>
            </w:rPrChange>
          </w:rPr>
          <w:t>s</w:t>
        </w:r>
      </w:ins>
      <w:ins w:id="865" w:author="Garza, Joseph" w:date="2023-09-29T11:09:00Z">
        <w:r w:rsidR="00DC6EA2" w:rsidRPr="00E44136">
          <w:rPr>
            <w:rFonts w:ascii="Times New Roman" w:hAnsi="Times New Roman" w:cs="Times New Roman"/>
            <w:sz w:val="20"/>
            <w:szCs w:val="20"/>
            <w:rPrChange w:id="866" w:author="Garza, Joseph" w:date="2023-09-29T20:06:00Z">
              <w:rPr>
                <w:rFonts w:ascii="Times New Roman" w:hAnsi="Times New Roman" w:cs="Times New Roman"/>
                <w:sz w:val="22"/>
                <w:szCs w:val="22"/>
              </w:rPr>
            </w:rPrChange>
          </w:rPr>
          <w:t xml:space="preserve"> are provided and summarized</w:t>
        </w:r>
      </w:ins>
      <w:ins w:id="867" w:author="Garza, Joseph" w:date="2023-09-29T20:23:00Z">
        <w:r w:rsidR="002A7727">
          <w:rPr>
            <w:rFonts w:ascii="Times New Roman" w:hAnsi="Times New Roman" w:cs="Times New Roman"/>
            <w:sz w:val="20"/>
            <w:szCs w:val="20"/>
          </w:rPr>
          <w:t xml:space="preserve"> below</w:t>
        </w:r>
      </w:ins>
      <w:ins w:id="868" w:author="Garza, Joseph" w:date="2023-09-29T19:49:00Z">
        <w:r w:rsidR="00540356" w:rsidRPr="00E44136">
          <w:rPr>
            <w:rFonts w:ascii="Times New Roman" w:hAnsi="Times New Roman" w:cs="Times New Roman"/>
            <w:sz w:val="20"/>
            <w:szCs w:val="20"/>
            <w:rPrChange w:id="869" w:author="Garza, Joseph" w:date="2023-09-29T20:06:00Z">
              <w:rPr>
                <w:rFonts w:ascii="Times New Roman" w:hAnsi="Times New Roman" w:cs="Times New Roman"/>
                <w:sz w:val="22"/>
                <w:szCs w:val="22"/>
              </w:rPr>
            </w:rPrChange>
          </w:rPr>
          <w:t>.</w:t>
        </w:r>
      </w:ins>
    </w:p>
    <w:p w14:paraId="7417A933" w14:textId="77777777" w:rsidR="00DC6EA2" w:rsidRPr="00E44136" w:rsidRDefault="00DC6EA2">
      <w:pPr>
        <w:rPr>
          <w:ins w:id="870" w:author="Garza, Joseph" w:date="2023-09-29T11:09:00Z"/>
          <w:rFonts w:ascii="Times New Roman" w:hAnsi="Times New Roman" w:cs="Times New Roman"/>
          <w:sz w:val="20"/>
          <w:szCs w:val="20"/>
          <w:rPrChange w:id="871" w:author="Garza, Joseph" w:date="2023-09-29T20:06:00Z">
            <w:rPr>
              <w:ins w:id="872" w:author="Garza, Joseph" w:date="2023-09-29T11:09:00Z"/>
              <w:rFonts w:ascii="Times New Roman" w:hAnsi="Times New Roman" w:cs="Times New Roman"/>
              <w:sz w:val="22"/>
              <w:szCs w:val="22"/>
            </w:rPr>
          </w:rPrChange>
        </w:rPr>
      </w:pPr>
    </w:p>
    <w:p w14:paraId="000BA666" w14:textId="460B4DD1" w:rsidR="004038BF" w:rsidRPr="00E44136" w:rsidRDefault="00DC6EA2">
      <w:pPr>
        <w:rPr>
          <w:ins w:id="873" w:author="Garza, Joseph" w:date="2023-09-29T11:15:00Z"/>
          <w:rFonts w:ascii="Times New Roman" w:hAnsi="Times New Roman" w:cs="Times New Roman"/>
          <w:b/>
          <w:bCs/>
          <w:sz w:val="20"/>
          <w:szCs w:val="20"/>
          <w:rPrChange w:id="874" w:author="Garza, Joseph" w:date="2023-09-29T20:06:00Z">
            <w:rPr>
              <w:ins w:id="875" w:author="Garza, Joseph" w:date="2023-09-29T11:15:00Z"/>
              <w:rFonts w:ascii="Times New Roman" w:hAnsi="Times New Roman" w:cs="Times New Roman"/>
              <w:b/>
              <w:bCs/>
              <w:sz w:val="22"/>
              <w:szCs w:val="22"/>
            </w:rPr>
          </w:rPrChange>
        </w:rPr>
      </w:pPr>
      <w:ins w:id="876" w:author="Garza, Joseph" w:date="2023-09-29T11:09:00Z">
        <w:r w:rsidRPr="00E44136">
          <w:rPr>
            <w:rFonts w:ascii="Times New Roman" w:hAnsi="Times New Roman" w:cs="Times New Roman"/>
            <w:b/>
            <w:bCs/>
            <w:sz w:val="20"/>
            <w:szCs w:val="20"/>
            <w:rPrChange w:id="877" w:author="Garza, Joseph" w:date="2023-09-29T20:06:00Z">
              <w:rPr>
                <w:rFonts w:ascii="Times New Roman" w:hAnsi="Times New Roman" w:cs="Times New Roman"/>
                <w:sz w:val="22"/>
                <w:szCs w:val="22"/>
              </w:rPr>
            </w:rPrChange>
          </w:rPr>
          <w:t>Contamination C</w:t>
        </w:r>
      </w:ins>
      <w:ins w:id="878" w:author="Garza, Joseph" w:date="2023-09-29T11:10:00Z">
        <w:r w:rsidRPr="00E44136">
          <w:rPr>
            <w:rFonts w:ascii="Times New Roman" w:hAnsi="Times New Roman" w:cs="Times New Roman"/>
            <w:b/>
            <w:bCs/>
            <w:sz w:val="20"/>
            <w:szCs w:val="20"/>
            <w:rPrChange w:id="879" w:author="Garza, Joseph" w:date="2023-09-29T20:06:00Z">
              <w:rPr>
                <w:rFonts w:ascii="Times New Roman" w:hAnsi="Times New Roman" w:cs="Times New Roman"/>
                <w:sz w:val="22"/>
                <w:szCs w:val="22"/>
              </w:rPr>
            </w:rPrChange>
          </w:rPr>
          <w:t>ontrol: $</w:t>
        </w:r>
      </w:ins>
      <w:ins w:id="880" w:author="Garza, Joseph" w:date="2023-09-29T20:26:00Z">
        <w:r w:rsidR="00502B2C">
          <w:rPr>
            <w:rFonts w:ascii="Times New Roman" w:hAnsi="Times New Roman" w:cs="Times New Roman"/>
            <w:b/>
            <w:bCs/>
            <w:sz w:val="20"/>
            <w:szCs w:val="20"/>
          </w:rPr>
          <w:t>0.00</w:t>
        </w:r>
      </w:ins>
    </w:p>
    <w:p w14:paraId="717C8A30" w14:textId="2AF6CF9C" w:rsidR="00E640A8" w:rsidRPr="00E44136" w:rsidRDefault="004A1C8A">
      <w:pPr>
        <w:rPr>
          <w:ins w:id="881" w:author="Garza, Joseph" w:date="2023-09-29T11:15:00Z"/>
          <w:rFonts w:ascii="Times New Roman" w:hAnsi="Times New Roman" w:cs="Times New Roman"/>
          <w:sz w:val="20"/>
          <w:szCs w:val="20"/>
          <w:rPrChange w:id="882" w:author="Garza, Joseph" w:date="2023-09-29T20:06:00Z">
            <w:rPr>
              <w:ins w:id="883" w:author="Garza, Joseph" w:date="2023-09-29T11:15:00Z"/>
              <w:rFonts w:ascii="Times New Roman" w:hAnsi="Times New Roman" w:cs="Times New Roman"/>
              <w:b/>
              <w:bCs/>
              <w:sz w:val="22"/>
              <w:szCs w:val="22"/>
            </w:rPr>
          </w:rPrChange>
        </w:rPr>
      </w:pPr>
      <w:ins w:id="884" w:author="Garza, Joseph" w:date="2023-09-29T11:30:00Z">
        <w:r w:rsidRPr="00E44136">
          <w:rPr>
            <w:rFonts w:ascii="Times New Roman" w:hAnsi="Times New Roman" w:cs="Times New Roman"/>
            <w:sz w:val="20"/>
            <w:szCs w:val="20"/>
            <w:rPrChange w:id="885" w:author="Garza, Joseph" w:date="2023-09-29T20:06:00Z">
              <w:rPr>
                <w:rFonts w:ascii="Times New Roman" w:hAnsi="Times New Roman" w:cs="Times New Roman"/>
                <w:sz w:val="22"/>
                <w:szCs w:val="22"/>
              </w:rPr>
            </w:rPrChange>
          </w:rPr>
          <w:t xml:space="preserve">Our contamination control will consist of </w:t>
        </w:r>
      </w:ins>
      <w:ins w:id="886" w:author="Garza, Joseph" w:date="2023-09-29T11:35:00Z">
        <w:r w:rsidR="00922B78" w:rsidRPr="00E44136">
          <w:rPr>
            <w:rFonts w:ascii="Times New Roman" w:hAnsi="Times New Roman" w:cs="Times New Roman"/>
            <w:sz w:val="20"/>
            <w:szCs w:val="20"/>
            <w:rPrChange w:id="887" w:author="Garza, Joseph" w:date="2023-09-29T20:06:00Z">
              <w:rPr>
                <w:rFonts w:ascii="Times New Roman" w:hAnsi="Times New Roman" w:cs="Times New Roman"/>
                <w:sz w:val="22"/>
                <w:szCs w:val="22"/>
              </w:rPr>
            </w:rPrChange>
          </w:rPr>
          <w:t>Personal Protective E</w:t>
        </w:r>
        <w:r w:rsidR="006176D9" w:rsidRPr="00E44136">
          <w:rPr>
            <w:rFonts w:ascii="Times New Roman" w:hAnsi="Times New Roman" w:cs="Times New Roman"/>
            <w:sz w:val="20"/>
            <w:szCs w:val="20"/>
            <w:rPrChange w:id="888" w:author="Garza, Joseph" w:date="2023-09-29T20:06:00Z">
              <w:rPr>
                <w:rFonts w:ascii="Times New Roman" w:hAnsi="Times New Roman" w:cs="Times New Roman"/>
                <w:sz w:val="22"/>
                <w:szCs w:val="22"/>
              </w:rPr>
            </w:rPrChange>
          </w:rPr>
          <w:t xml:space="preserve">quipment (PPE) </w:t>
        </w:r>
      </w:ins>
      <w:ins w:id="889" w:author="Garza, Joseph" w:date="2023-09-29T11:36:00Z">
        <w:r w:rsidR="006176D9" w:rsidRPr="00E44136">
          <w:rPr>
            <w:rFonts w:ascii="Times New Roman" w:hAnsi="Times New Roman" w:cs="Times New Roman"/>
            <w:sz w:val="20"/>
            <w:szCs w:val="20"/>
            <w:rPrChange w:id="890" w:author="Garza, Joseph" w:date="2023-09-29T20:06:00Z">
              <w:rPr>
                <w:rFonts w:ascii="Times New Roman" w:hAnsi="Times New Roman" w:cs="Times New Roman"/>
                <w:sz w:val="22"/>
                <w:szCs w:val="22"/>
              </w:rPr>
            </w:rPrChange>
          </w:rPr>
          <w:t xml:space="preserve">designed specifically for the task of ensuring safety of laboratory personnel and to prevent cross contamination of </w:t>
        </w:r>
      </w:ins>
      <w:ins w:id="891" w:author="Garza, Joseph" w:date="2023-09-29T11:37:00Z">
        <w:r w:rsidR="00C6048F" w:rsidRPr="00E44136">
          <w:rPr>
            <w:rFonts w:ascii="Times New Roman" w:hAnsi="Times New Roman" w:cs="Times New Roman"/>
            <w:sz w:val="20"/>
            <w:szCs w:val="20"/>
            <w:rPrChange w:id="892" w:author="Garza, Joseph" w:date="2023-09-29T20:06:00Z">
              <w:rPr>
                <w:rFonts w:ascii="Times New Roman" w:hAnsi="Times New Roman" w:cs="Times New Roman"/>
                <w:sz w:val="22"/>
                <w:szCs w:val="22"/>
              </w:rPr>
            </w:rPrChange>
          </w:rPr>
          <w:t xml:space="preserve">coral </w:t>
        </w:r>
      </w:ins>
      <w:ins w:id="893" w:author="Garza, Joseph" w:date="2023-09-29T11:36:00Z">
        <w:r w:rsidR="006176D9" w:rsidRPr="00E44136">
          <w:rPr>
            <w:rFonts w:ascii="Times New Roman" w:hAnsi="Times New Roman" w:cs="Times New Roman"/>
            <w:sz w:val="20"/>
            <w:szCs w:val="20"/>
            <w:rPrChange w:id="894" w:author="Garza, Joseph" w:date="2023-09-29T20:06:00Z">
              <w:rPr>
                <w:rFonts w:ascii="Times New Roman" w:hAnsi="Times New Roman" w:cs="Times New Roman"/>
                <w:sz w:val="22"/>
                <w:szCs w:val="22"/>
              </w:rPr>
            </w:rPrChange>
          </w:rPr>
          <w:t>samples. The types of PPE we will utilize in this experiment consist of</w:t>
        </w:r>
      </w:ins>
      <w:ins w:id="895" w:author="Garza, Joseph" w:date="2023-09-29T11:40:00Z">
        <w:r w:rsidR="00BD037D" w:rsidRPr="00E44136">
          <w:rPr>
            <w:rFonts w:ascii="Times New Roman" w:hAnsi="Times New Roman" w:cs="Times New Roman"/>
            <w:sz w:val="20"/>
            <w:szCs w:val="20"/>
            <w:rPrChange w:id="896" w:author="Garza, Joseph" w:date="2023-09-29T20:06:00Z">
              <w:rPr>
                <w:rFonts w:ascii="Times New Roman" w:hAnsi="Times New Roman" w:cs="Times New Roman"/>
                <w:sz w:val="22"/>
                <w:szCs w:val="22"/>
              </w:rPr>
            </w:rPrChange>
          </w:rPr>
          <w:t xml:space="preserve"> </w:t>
        </w:r>
      </w:ins>
      <w:ins w:id="897" w:author="Garza, Joseph" w:date="2023-09-29T20:01:00Z">
        <w:r w:rsidR="00E40DBD" w:rsidRPr="00E44136">
          <w:rPr>
            <w:rFonts w:ascii="Times New Roman" w:hAnsi="Times New Roman" w:cs="Times New Roman"/>
            <w:sz w:val="20"/>
            <w:szCs w:val="20"/>
            <w:rPrChange w:id="898" w:author="Garza, Joseph" w:date="2023-09-29T20:06:00Z">
              <w:rPr>
                <w:rFonts w:ascii="Times New Roman" w:hAnsi="Times New Roman" w:cs="Times New Roman"/>
                <w:sz w:val="22"/>
                <w:szCs w:val="22"/>
              </w:rPr>
            </w:rPrChange>
          </w:rPr>
          <w:t xml:space="preserve">protective </w:t>
        </w:r>
      </w:ins>
      <w:ins w:id="899" w:author="Garza, Joseph" w:date="2023-09-29T11:40:00Z">
        <w:r w:rsidR="00BD037D" w:rsidRPr="00E44136">
          <w:rPr>
            <w:rFonts w:ascii="Times New Roman" w:hAnsi="Times New Roman" w:cs="Times New Roman"/>
            <w:sz w:val="20"/>
            <w:szCs w:val="20"/>
            <w:rPrChange w:id="900" w:author="Garza, Joseph" w:date="2023-09-29T20:06:00Z">
              <w:rPr>
                <w:rFonts w:ascii="Times New Roman" w:hAnsi="Times New Roman" w:cs="Times New Roman"/>
                <w:sz w:val="22"/>
                <w:szCs w:val="22"/>
              </w:rPr>
            </w:rPrChange>
          </w:rPr>
          <w:t>barriers made for the</w:t>
        </w:r>
      </w:ins>
      <w:ins w:id="901" w:author="Garza, Joseph" w:date="2023-09-29T11:36:00Z">
        <w:r w:rsidR="006176D9" w:rsidRPr="00E44136">
          <w:rPr>
            <w:rFonts w:ascii="Times New Roman" w:hAnsi="Times New Roman" w:cs="Times New Roman"/>
            <w:sz w:val="20"/>
            <w:szCs w:val="20"/>
            <w:rPrChange w:id="902" w:author="Garza, Joseph" w:date="2023-09-29T20:06:00Z">
              <w:rPr>
                <w:rFonts w:ascii="Times New Roman" w:hAnsi="Times New Roman" w:cs="Times New Roman"/>
                <w:sz w:val="22"/>
                <w:szCs w:val="22"/>
              </w:rPr>
            </w:rPrChange>
          </w:rPr>
          <w:t xml:space="preserve"> </w:t>
        </w:r>
      </w:ins>
      <w:ins w:id="903" w:author="Garza, Joseph" w:date="2023-09-29T11:37:00Z">
        <w:r w:rsidR="002765EF" w:rsidRPr="00E44136">
          <w:rPr>
            <w:rFonts w:ascii="Times New Roman" w:hAnsi="Times New Roman" w:cs="Times New Roman"/>
            <w:sz w:val="20"/>
            <w:szCs w:val="20"/>
            <w:rPrChange w:id="904" w:author="Garza, Joseph" w:date="2023-09-29T20:06:00Z">
              <w:rPr>
                <w:rFonts w:ascii="Times New Roman" w:hAnsi="Times New Roman" w:cs="Times New Roman"/>
                <w:sz w:val="22"/>
                <w:szCs w:val="22"/>
              </w:rPr>
            </w:rPrChange>
          </w:rPr>
          <w:t>respiratory</w:t>
        </w:r>
      </w:ins>
      <w:ins w:id="905" w:author="Garza, Joseph" w:date="2023-09-29T11:40:00Z">
        <w:r w:rsidR="00BD037D" w:rsidRPr="00E44136">
          <w:rPr>
            <w:rFonts w:ascii="Times New Roman" w:hAnsi="Times New Roman" w:cs="Times New Roman"/>
            <w:sz w:val="20"/>
            <w:szCs w:val="20"/>
            <w:rPrChange w:id="906" w:author="Garza, Joseph" w:date="2023-09-29T20:06:00Z">
              <w:rPr>
                <w:rFonts w:ascii="Times New Roman" w:hAnsi="Times New Roman" w:cs="Times New Roman"/>
                <w:sz w:val="22"/>
                <w:szCs w:val="22"/>
              </w:rPr>
            </w:rPrChange>
          </w:rPr>
          <w:t xml:space="preserve"> tract</w:t>
        </w:r>
      </w:ins>
      <w:ins w:id="907" w:author="Garza, Joseph" w:date="2023-09-29T11:37:00Z">
        <w:r w:rsidR="002765EF" w:rsidRPr="00E44136">
          <w:rPr>
            <w:rFonts w:ascii="Times New Roman" w:hAnsi="Times New Roman" w:cs="Times New Roman"/>
            <w:sz w:val="20"/>
            <w:szCs w:val="20"/>
            <w:rPrChange w:id="908" w:author="Garza, Joseph" w:date="2023-09-29T20:06:00Z">
              <w:rPr>
                <w:rFonts w:ascii="Times New Roman" w:hAnsi="Times New Roman" w:cs="Times New Roman"/>
                <w:sz w:val="22"/>
                <w:szCs w:val="22"/>
              </w:rPr>
            </w:rPrChange>
          </w:rPr>
          <w:t xml:space="preserve"> and skin. </w:t>
        </w:r>
      </w:ins>
      <w:ins w:id="909" w:author="Garza, Joseph" w:date="2023-09-29T11:38:00Z">
        <w:r w:rsidR="002765EF" w:rsidRPr="00E44136">
          <w:rPr>
            <w:rFonts w:ascii="Times New Roman" w:hAnsi="Times New Roman" w:cs="Times New Roman"/>
            <w:sz w:val="20"/>
            <w:szCs w:val="20"/>
            <w:rPrChange w:id="910" w:author="Garza, Joseph" w:date="2023-09-29T20:06:00Z">
              <w:rPr>
                <w:rFonts w:ascii="Times New Roman" w:hAnsi="Times New Roman" w:cs="Times New Roman"/>
                <w:sz w:val="22"/>
                <w:szCs w:val="22"/>
              </w:rPr>
            </w:rPrChange>
          </w:rPr>
          <w:t xml:space="preserve">Bleach will be needed to decontaminate </w:t>
        </w:r>
        <w:r w:rsidR="007F16C2" w:rsidRPr="00E44136">
          <w:rPr>
            <w:rFonts w:ascii="Times New Roman" w:hAnsi="Times New Roman" w:cs="Times New Roman"/>
            <w:sz w:val="20"/>
            <w:szCs w:val="20"/>
            <w:rPrChange w:id="911" w:author="Garza, Joseph" w:date="2023-09-29T20:06:00Z">
              <w:rPr>
                <w:rFonts w:ascii="Times New Roman" w:hAnsi="Times New Roman" w:cs="Times New Roman"/>
                <w:sz w:val="22"/>
                <w:szCs w:val="22"/>
              </w:rPr>
            </w:rPrChange>
          </w:rPr>
          <w:t xml:space="preserve">our </w:t>
        </w:r>
      </w:ins>
      <w:ins w:id="912" w:author="Garza, Joseph" w:date="2023-09-29T11:40:00Z">
        <w:r w:rsidR="000E2730" w:rsidRPr="00E44136">
          <w:rPr>
            <w:rFonts w:ascii="Times New Roman" w:hAnsi="Times New Roman" w:cs="Times New Roman"/>
            <w:sz w:val="20"/>
            <w:szCs w:val="20"/>
            <w:rPrChange w:id="913" w:author="Garza, Joseph" w:date="2023-09-29T20:06:00Z">
              <w:rPr>
                <w:rFonts w:ascii="Times New Roman" w:hAnsi="Times New Roman" w:cs="Times New Roman"/>
                <w:sz w:val="22"/>
                <w:szCs w:val="22"/>
              </w:rPr>
            </w:rPrChange>
          </w:rPr>
          <w:t>workstations</w:t>
        </w:r>
      </w:ins>
      <w:ins w:id="914" w:author="Garza, Joseph" w:date="2023-09-29T11:38:00Z">
        <w:r w:rsidR="007F16C2" w:rsidRPr="00E44136">
          <w:rPr>
            <w:rFonts w:ascii="Times New Roman" w:hAnsi="Times New Roman" w:cs="Times New Roman"/>
            <w:sz w:val="20"/>
            <w:szCs w:val="20"/>
            <w:rPrChange w:id="915" w:author="Garza, Joseph" w:date="2023-09-29T20:06:00Z">
              <w:rPr>
                <w:rFonts w:ascii="Times New Roman" w:hAnsi="Times New Roman" w:cs="Times New Roman"/>
                <w:sz w:val="22"/>
                <w:szCs w:val="22"/>
              </w:rPr>
            </w:rPrChange>
          </w:rPr>
          <w:t xml:space="preserve"> and samples by destroying </w:t>
        </w:r>
      </w:ins>
      <w:ins w:id="916" w:author="Garza, Joseph" w:date="2023-09-29T11:40:00Z">
        <w:r w:rsidR="000E2730" w:rsidRPr="00E44136">
          <w:rPr>
            <w:rFonts w:ascii="Times New Roman" w:hAnsi="Times New Roman" w:cs="Times New Roman"/>
            <w:sz w:val="20"/>
            <w:szCs w:val="20"/>
            <w:rPrChange w:id="917" w:author="Garza, Joseph" w:date="2023-09-29T20:06:00Z">
              <w:rPr>
                <w:rFonts w:ascii="Times New Roman" w:hAnsi="Times New Roman" w:cs="Times New Roman"/>
                <w:sz w:val="22"/>
                <w:szCs w:val="22"/>
              </w:rPr>
            </w:rPrChange>
          </w:rPr>
          <w:t>foreign</w:t>
        </w:r>
      </w:ins>
      <w:ins w:id="918" w:author="Garza, Joseph" w:date="2023-09-29T11:39:00Z">
        <w:r w:rsidR="005B218C" w:rsidRPr="00E44136">
          <w:rPr>
            <w:rFonts w:ascii="Times New Roman" w:hAnsi="Times New Roman" w:cs="Times New Roman"/>
            <w:sz w:val="20"/>
            <w:szCs w:val="20"/>
            <w:rPrChange w:id="919" w:author="Garza, Joseph" w:date="2023-09-29T20:06:00Z">
              <w:rPr>
                <w:rFonts w:ascii="Times New Roman" w:hAnsi="Times New Roman" w:cs="Times New Roman"/>
                <w:sz w:val="22"/>
                <w:szCs w:val="22"/>
              </w:rPr>
            </w:rPrChange>
          </w:rPr>
          <w:t xml:space="preserve"> DNA and to kill microbes. The coral skeletons are expected to have a very low amount of DNA</w:t>
        </w:r>
      </w:ins>
      <w:ins w:id="920" w:author="Garza, Joseph" w:date="2023-09-29T19:50:00Z">
        <w:r w:rsidR="006E09F9" w:rsidRPr="00E44136">
          <w:rPr>
            <w:rFonts w:ascii="Times New Roman" w:hAnsi="Times New Roman" w:cs="Times New Roman"/>
            <w:sz w:val="20"/>
            <w:szCs w:val="20"/>
            <w:rPrChange w:id="921" w:author="Garza, Joseph" w:date="2023-09-29T20:06:00Z">
              <w:rPr>
                <w:rFonts w:ascii="Times New Roman" w:hAnsi="Times New Roman" w:cs="Times New Roman"/>
                <w:sz w:val="22"/>
                <w:szCs w:val="22"/>
              </w:rPr>
            </w:rPrChange>
          </w:rPr>
          <w:t xml:space="preserve">, and as </w:t>
        </w:r>
      </w:ins>
      <w:ins w:id="922" w:author="Garza, Joseph" w:date="2023-09-29T11:39:00Z">
        <w:r w:rsidR="000E2730" w:rsidRPr="00E44136">
          <w:rPr>
            <w:rFonts w:ascii="Times New Roman" w:hAnsi="Times New Roman" w:cs="Times New Roman"/>
            <w:sz w:val="20"/>
            <w:szCs w:val="20"/>
            <w:rPrChange w:id="923" w:author="Garza, Joseph" w:date="2023-09-29T20:06:00Z">
              <w:rPr>
                <w:rFonts w:ascii="Times New Roman" w:hAnsi="Times New Roman" w:cs="Times New Roman"/>
                <w:sz w:val="22"/>
                <w:szCs w:val="22"/>
              </w:rPr>
            </w:rPrChange>
          </w:rPr>
          <w:t xml:space="preserve">a </w:t>
        </w:r>
      </w:ins>
      <w:ins w:id="924" w:author="Garza, Joseph" w:date="2023-09-29T11:40:00Z">
        <w:r w:rsidR="000E2730" w:rsidRPr="00E44136">
          <w:rPr>
            <w:rFonts w:ascii="Times New Roman" w:hAnsi="Times New Roman" w:cs="Times New Roman"/>
            <w:sz w:val="20"/>
            <w:szCs w:val="20"/>
            <w:rPrChange w:id="925" w:author="Garza, Joseph" w:date="2023-09-29T20:06:00Z">
              <w:rPr>
                <w:rFonts w:ascii="Times New Roman" w:hAnsi="Times New Roman" w:cs="Times New Roman"/>
                <w:sz w:val="22"/>
                <w:szCs w:val="22"/>
              </w:rPr>
            </w:rPrChange>
          </w:rPr>
          <w:t>consequence,</w:t>
        </w:r>
      </w:ins>
      <w:ins w:id="926" w:author="Garza, Joseph" w:date="2023-09-29T11:39:00Z">
        <w:r w:rsidR="000E2730" w:rsidRPr="00E44136">
          <w:rPr>
            <w:rFonts w:ascii="Times New Roman" w:hAnsi="Times New Roman" w:cs="Times New Roman"/>
            <w:sz w:val="20"/>
            <w:szCs w:val="20"/>
            <w:rPrChange w:id="927" w:author="Garza, Joseph" w:date="2023-09-29T20:06:00Z">
              <w:rPr>
                <w:rFonts w:ascii="Times New Roman" w:hAnsi="Times New Roman" w:cs="Times New Roman"/>
                <w:sz w:val="22"/>
                <w:szCs w:val="22"/>
              </w:rPr>
            </w:rPrChange>
          </w:rPr>
          <w:t xml:space="preserve"> we </w:t>
        </w:r>
      </w:ins>
      <w:ins w:id="928" w:author="Garza, Joseph" w:date="2023-09-29T19:50:00Z">
        <w:r w:rsidR="006E09F9" w:rsidRPr="00E44136">
          <w:rPr>
            <w:rFonts w:ascii="Times New Roman" w:hAnsi="Times New Roman" w:cs="Times New Roman"/>
            <w:sz w:val="20"/>
            <w:szCs w:val="20"/>
            <w:rPrChange w:id="929" w:author="Garza, Joseph" w:date="2023-09-29T20:06:00Z">
              <w:rPr>
                <w:rFonts w:ascii="Times New Roman" w:hAnsi="Times New Roman" w:cs="Times New Roman"/>
                <w:sz w:val="22"/>
                <w:szCs w:val="22"/>
              </w:rPr>
            </w:rPrChange>
          </w:rPr>
          <w:t>will</w:t>
        </w:r>
      </w:ins>
      <w:ins w:id="930" w:author="Garza, Joseph" w:date="2023-09-29T11:39:00Z">
        <w:r w:rsidR="000E2730" w:rsidRPr="00E44136">
          <w:rPr>
            <w:rFonts w:ascii="Times New Roman" w:hAnsi="Times New Roman" w:cs="Times New Roman"/>
            <w:sz w:val="20"/>
            <w:szCs w:val="20"/>
            <w:rPrChange w:id="931" w:author="Garza, Joseph" w:date="2023-09-29T20:06:00Z">
              <w:rPr>
                <w:rFonts w:ascii="Times New Roman" w:hAnsi="Times New Roman" w:cs="Times New Roman"/>
                <w:sz w:val="22"/>
                <w:szCs w:val="22"/>
              </w:rPr>
            </w:rPrChange>
          </w:rPr>
          <w:t xml:space="preserve"> </w:t>
        </w:r>
      </w:ins>
      <w:ins w:id="932" w:author="Garza, Joseph" w:date="2023-09-29T11:40:00Z">
        <w:r w:rsidR="000E2730" w:rsidRPr="00E44136">
          <w:rPr>
            <w:rFonts w:ascii="Times New Roman" w:hAnsi="Times New Roman" w:cs="Times New Roman"/>
            <w:sz w:val="20"/>
            <w:szCs w:val="20"/>
            <w:rPrChange w:id="933" w:author="Garza, Joseph" w:date="2023-09-29T20:06:00Z">
              <w:rPr>
                <w:rFonts w:ascii="Times New Roman" w:hAnsi="Times New Roman" w:cs="Times New Roman"/>
                <w:sz w:val="22"/>
                <w:szCs w:val="22"/>
              </w:rPr>
            </w:rPrChange>
          </w:rPr>
          <w:t>employ</w:t>
        </w:r>
      </w:ins>
      <w:ins w:id="934" w:author="Garza, Joseph" w:date="2023-09-29T11:39:00Z">
        <w:r w:rsidR="000E2730" w:rsidRPr="00E44136">
          <w:rPr>
            <w:rFonts w:ascii="Times New Roman" w:hAnsi="Times New Roman" w:cs="Times New Roman"/>
            <w:sz w:val="20"/>
            <w:szCs w:val="20"/>
            <w:rPrChange w:id="935" w:author="Garza, Joseph" w:date="2023-09-29T20:06:00Z">
              <w:rPr>
                <w:rFonts w:ascii="Times New Roman" w:hAnsi="Times New Roman" w:cs="Times New Roman"/>
                <w:sz w:val="22"/>
                <w:szCs w:val="22"/>
              </w:rPr>
            </w:rPrChange>
          </w:rPr>
          <w:t xml:space="preserve"> ultra clean</w:t>
        </w:r>
      </w:ins>
      <w:ins w:id="936" w:author="Garza, Joseph" w:date="2023-09-29T19:50:00Z">
        <w:r w:rsidR="006E09F9" w:rsidRPr="00E44136">
          <w:rPr>
            <w:rFonts w:ascii="Times New Roman" w:hAnsi="Times New Roman" w:cs="Times New Roman"/>
            <w:sz w:val="20"/>
            <w:szCs w:val="20"/>
            <w:rPrChange w:id="937" w:author="Garza, Joseph" w:date="2023-09-29T20:06:00Z">
              <w:rPr>
                <w:rFonts w:ascii="Times New Roman" w:hAnsi="Times New Roman" w:cs="Times New Roman"/>
                <w:sz w:val="22"/>
                <w:szCs w:val="22"/>
              </w:rPr>
            </w:rPrChange>
          </w:rPr>
          <w:t xml:space="preserve"> laboratory</w:t>
        </w:r>
      </w:ins>
      <w:ins w:id="938" w:author="Garza, Joseph" w:date="2023-09-29T11:39:00Z">
        <w:r w:rsidR="000E2730" w:rsidRPr="00E44136">
          <w:rPr>
            <w:rFonts w:ascii="Times New Roman" w:hAnsi="Times New Roman" w:cs="Times New Roman"/>
            <w:sz w:val="20"/>
            <w:szCs w:val="20"/>
            <w:rPrChange w:id="939" w:author="Garza, Joseph" w:date="2023-09-29T20:06:00Z">
              <w:rPr>
                <w:rFonts w:ascii="Times New Roman" w:hAnsi="Times New Roman" w:cs="Times New Roman"/>
                <w:sz w:val="22"/>
                <w:szCs w:val="22"/>
              </w:rPr>
            </w:rPrChange>
          </w:rPr>
          <w:t xml:space="preserve"> </w:t>
        </w:r>
      </w:ins>
      <w:ins w:id="940" w:author="Garza, Joseph" w:date="2023-09-29T11:40:00Z">
        <w:r w:rsidR="000E2730" w:rsidRPr="00E44136">
          <w:rPr>
            <w:rFonts w:ascii="Times New Roman" w:hAnsi="Times New Roman" w:cs="Times New Roman"/>
            <w:sz w:val="20"/>
            <w:szCs w:val="20"/>
            <w:rPrChange w:id="941" w:author="Garza, Joseph" w:date="2023-09-29T20:06:00Z">
              <w:rPr>
                <w:rFonts w:ascii="Times New Roman" w:hAnsi="Times New Roman" w:cs="Times New Roman"/>
                <w:sz w:val="22"/>
                <w:szCs w:val="22"/>
              </w:rPr>
            </w:rPrChange>
          </w:rPr>
          <w:t>techniques</w:t>
        </w:r>
      </w:ins>
      <w:ins w:id="942" w:author="Garza, Joseph" w:date="2023-09-29T11:41:00Z">
        <w:r w:rsidR="001A7130" w:rsidRPr="00E44136">
          <w:rPr>
            <w:rFonts w:ascii="Times New Roman" w:hAnsi="Times New Roman" w:cs="Times New Roman"/>
            <w:sz w:val="20"/>
            <w:szCs w:val="20"/>
            <w:rPrChange w:id="943" w:author="Garza, Joseph" w:date="2023-09-29T20:06:00Z">
              <w:rPr>
                <w:rFonts w:ascii="Times New Roman" w:hAnsi="Times New Roman" w:cs="Times New Roman"/>
                <w:sz w:val="22"/>
                <w:szCs w:val="22"/>
              </w:rPr>
            </w:rPrChange>
          </w:rPr>
          <w:t xml:space="preserve"> to ensure the</w:t>
        </w:r>
      </w:ins>
      <w:ins w:id="944" w:author="Garza, Joseph" w:date="2023-09-29T11:42:00Z">
        <w:r w:rsidR="003868E3" w:rsidRPr="00E44136">
          <w:rPr>
            <w:rFonts w:ascii="Times New Roman" w:hAnsi="Times New Roman" w:cs="Times New Roman"/>
            <w:sz w:val="20"/>
            <w:szCs w:val="20"/>
            <w:rPrChange w:id="945" w:author="Garza, Joseph" w:date="2023-09-29T20:06:00Z">
              <w:rPr>
                <w:rFonts w:ascii="Times New Roman" w:hAnsi="Times New Roman" w:cs="Times New Roman"/>
                <w:sz w:val="22"/>
                <w:szCs w:val="22"/>
              </w:rPr>
            </w:rPrChange>
          </w:rPr>
          <w:t xml:space="preserve"> </w:t>
        </w:r>
      </w:ins>
      <w:ins w:id="946" w:author="Garza, Joseph" w:date="2023-09-29T19:50:00Z">
        <w:r w:rsidR="006E09F9" w:rsidRPr="00E44136">
          <w:rPr>
            <w:rFonts w:ascii="Times New Roman" w:hAnsi="Times New Roman" w:cs="Times New Roman"/>
            <w:sz w:val="20"/>
            <w:szCs w:val="20"/>
            <w:rPrChange w:id="947" w:author="Garza, Joseph" w:date="2023-09-29T20:06:00Z">
              <w:rPr>
                <w:rFonts w:ascii="Times New Roman" w:hAnsi="Times New Roman" w:cs="Times New Roman"/>
                <w:sz w:val="22"/>
                <w:szCs w:val="22"/>
              </w:rPr>
            </w:rPrChange>
          </w:rPr>
          <w:t>genetic</w:t>
        </w:r>
      </w:ins>
      <w:ins w:id="948" w:author="Garza, Joseph" w:date="2023-09-29T11:41:00Z">
        <w:r w:rsidR="001A7130" w:rsidRPr="00E44136">
          <w:rPr>
            <w:rFonts w:ascii="Times New Roman" w:hAnsi="Times New Roman" w:cs="Times New Roman"/>
            <w:sz w:val="20"/>
            <w:szCs w:val="20"/>
            <w:rPrChange w:id="949" w:author="Garza, Joseph" w:date="2023-09-29T20:06:00Z">
              <w:rPr>
                <w:rFonts w:ascii="Times New Roman" w:hAnsi="Times New Roman" w:cs="Times New Roman"/>
                <w:sz w:val="22"/>
                <w:szCs w:val="22"/>
              </w:rPr>
            </w:rPrChange>
          </w:rPr>
          <w:t xml:space="preserve"> </w:t>
        </w:r>
        <w:r w:rsidR="003868E3" w:rsidRPr="00E44136">
          <w:rPr>
            <w:rFonts w:ascii="Times New Roman" w:hAnsi="Times New Roman" w:cs="Times New Roman"/>
            <w:sz w:val="20"/>
            <w:szCs w:val="20"/>
            <w:rPrChange w:id="950" w:author="Garza, Joseph" w:date="2023-09-29T20:06:00Z">
              <w:rPr>
                <w:rFonts w:ascii="Times New Roman" w:hAnsi="Times New Roman" w:cs="Times New Roman"/>
                <w:sz w:val="22"/>
                <w:szCs w:val="22"/>
              </w:rPr>
            </w:rPrChange>
          </w:rPr>
          <w:t>purity of our samp</w:t>
        </w:r>
      </w:ins>
      <w:ins w:id="951" w:author="Garza, Joseph" w:date="2023-09-29T11:42:00Z">
        <w:r w:rsidR="003868E3" w:rsidRPr="00E44136">
          <w:rPr>
            <w:rFonts w:ascii="Times New Roman" w:hAnsi="Times New Roman" w:cs="Times New Roman"/>
            <w:sz w:val="20"/>
            <w:szCs w:val="20"/>
            <w:rPrChange w:id="952" w:author="Garza, Joseph" w:date="2023-09-29T20:06:00Z">
              <w:rPr>
                <w:rFonts w:ascii="Times New Roman" w:hAnsi="Times New Roman" w:cs="Times New Roman"/>
                <w:sz w:val="22"/>
                <w:szCs w:val="22"/>
              </w:rPr>
            </w:rPrChange>
          </w:rPr>
          <w:t>les.</w:t>
        </w:r>
      </w:ins>
    </w:p>
    <w:p w14:paraId="333AF1E0" w14:textId="77777777" w:rsidR="00E640A8" w:rsidRPr="00E44136" w:rsidRDefault="00E640A8">
      <w:pPr>
        <w:rPr>
          <w:ins w:id="953" w:author="Garza, Joseph" w:date="2023-09-29T11:11:00Z"/>
          <w:rFonts w:ascii="Times New Roman" w:hAnsi="Times New Roman" w:cs="Times New Roman"/>
          <w:b/>
          <w:bCs/>
          <w:sz w:val="20"/>
          <w:szCs w:val="20"/>
          <w:rPrChange w:id="954" w:author="Garza, Joseph" w:date="2023-09-29T20:06:00Z">
            <w:rPr>
              <w:ins w:id="955" w:author="Garza, Joseph" w:date="2023-09-29T11:11:00Z"/>
              <w:rFonts w:ascii="Times New Roman" w:hAnsi="Times New Roman" w:cs="Times New Roman"/>
              <w:b/>
              <w:bCs/>
              <w:sz w:val="22"/>
              <w:szCs w:val="22"/>
            </w:rPr>
          </w:rPrChange>
        </w:rPr>
      </w:pPr>
    </w:p>
    <w:p w14:paraId="181C99AD" w14:textId="4A70725A" w:rsidR="004038BF" w:rsidRPr="00E44136" w:rsidRDefault="004038BF">
      <w:pPr>
        <w:rPr>
          <w:ins w:id="956" w:author="Garza, Joseph" w:date="2023-09-29T11:15:00Z"/>
          <w:rFonts w:ascii="Times New Roman" w:hAnsi="Times New Roman" w:cs="Times New Roman"/>
          <w:b/>
          <w:bCs/>
          <w:sz w:val="20"/>
          <w:szCs w:val="20"/>
          <w:rPrChange w:id="957" w:author="Garza, Joseph" w:date="2023-09-29T20:06:00Z">
            <w:rPr>
              <w:ins w:id="958" w:author="Garza, Joseph" w:date="2023-09-29T11:15:00Z"/>
              <w:rFonts w:ascii="Times New Roman" w:hAnsi="Times New Roman" w:cs="Times New Roman"/>
              <w:b/>
              <w:bCs/>
              <w:sz w:val="22"/>
              <w:szCs w:val="22"/>
            </w:rPr>
          </w:rPrChange>
        </w:rPr>
      </w:pPr>
      <w:ins w:id="959" w:author="Garza, Joseph" w:date="2023-09-29T11:11:00Z">
        <w:r w:rsidRPr="00E44136">
          <w:rPr>
            <w:rFonts w:ascii="Times New Roman" w:hAnsi="Times New Roman" w:cs="Times New Roman"/>
            <w:b/>
            <w:bCs/>
            <w:sz w:val="20"/>
            <w:szCs w:val="20"/>
            <w:rPrChange w:id="960" w:author="Garza, Joseph" w:date="2023-09-29T20:06:00Z">
              <w:rPr>
                <w:rFonts w:ascii="Times New Roman" w:hAnsi="Times New Roman" w:cs="Times New Roman"/>
                <w:b/>
                <w:bCs/>
                <w:sz w:val="22"/>
                <w:szCs w:val="22"/>
              </w:rPr>
            </w:rPrChange>
          </w:rPr>
          <w:t>DNA Isolation</w:t>
        </w:r>
      </w:ins>
      <w:ins w:id="961" w:author="Garza, Joseph" w:date="2023-09-29T11:12:00Z">
        <w:r w:rsidRPr="00E44136">
          <w:rPr>
            <w:rFonts w:ascii="Times New Roman" w:hAnsi="Times New Roman" w:cs="Times New Roman"/>
            <w:b/>
            <w:bCs/>
            <w:sz w:val="20"/>
            <w:szCs w:val="20"/>
            <w:rPrChange w:id="962" w:author="Garza, Joseph" w:date="2023-09-29T20:06:00Z">
              <w:rPr>
                <w:rFonts w:ascii="Times New Roman" w:hAnsi="Times New Roman" w:cs="Times New Roman"/>
                <w:b/>
                <w:bCs/>
                <w:sz w:val="22"/>
                <w:szCs w:val="22"/>
              </w:rPr>
            </w:rPrChange>
          </w:rPr>
          <w:t>:</w:t>
        </w:r>
        <w:r w:rsidR="00DF1AFA" w:rsidRPr="00E44136">
          <w:rPr>
            <w:rFonts w:ascii="Times New Roman" w:hAnsi="Times New Roman" w:cs="Times New Roman"/>
            <w:b/>
            <w:bCs/>
            <w:sz w:val="20"/>
            <w:szCs w:val="20"/>
            <w:rPrChange w:id="963" w:author="Garza, Joseph" w:date="2023-09-29T20:06:00Z">
              <w:rPr>
                <w:rFonts w:ascii="Times New Roman" w:hAnsi="Times New Roman" w:cs="Times New Roman"/>
                <w:b/>
                <w:bCs/>
                <w:sz w:val="22"/>
                <w:szCs w:val="22"/>
              </w:rPr>
            </w:rPrChange>
          </w:rPr>
          <w:t xml:space="preserve"> $62.10</w:t>
        </w:r>
      </w:ins>
    </w:p>
    <w:p w14:paraId="3CF77249" w14:textId="02DC3A4A" w:rsidR="00E640A8" w:rsidRPr="00E44136" w:rsidRDefault="00903BFE">
      <w:pPr>
        <w:rPr>
          <w:ins w:id="964" w:author="Garza, Joseph" w:date="2023-09-29T20:05:00Z"/>
          <w:rFonts w:ascii="Times New Roman" w:hAnsi="Times New Roman" w:cs="Times New Roman"/>
          <w:sz w:val="20"/>
          <w:szCs w:val="20"/>
          <w:rPrChange w:id="965" w:author="Garza, Joseph" w:date="2023-09-29T20:06:00Z">
            <w:rPr>
              <w:ins w:id="966" w:author="Garza, Joseph" w:date="2023-09-29T20:05:00Z"/>
              <w:rFonts w:ascii="Times New Roman" w:hAnsi="Times New Roman" w:cs="Times New Roman"/>
              <w:sz w:val="22"/>
              <w:szCs w:val="22"/>
            </w:rPr>
          </w:rPrChange>
        </w:rPr>
      </w:pPr>
      <w:ins w:id="967" w:author="Garza, Joseph" w:date="2023-09-29T11:42:00Z">
        <w:r w:rsidRPr="00E44136">
          <w:rPr>
            <w:rFonts w:ascii="Times New Roman" w:hAnsi="Times New Roman" w:cs="Times New Roman"/>
            <w:sz w:val="20"/>
            <w:szCs w:val="20"/>
            <w:rPrChange w:id="968" w:author="Garza, Joseph" w:date="2023-09-29T20:06:00Z">
              <w:rPr>
                <w:rFonts w:ascii="Times New Roman" w:hAnsi="Times New Roman" w:cs="Times New Roman"/>
                <w:sz w:val="22"/>
                <w:szCs w:val="22"/>
              </w:rPr>
            </w:rPrChange>
          </w:rPr>
          <w:t xml:space="preserve">DNA Isolation </w:t>
        </w:r>
      </w:ins>
      <w:ins w:id="969" w:author="Garza, Joseph" w:date="2023-09-29T11:43:00Z">
        <w:r w:rsidR="00471EE9" w:rsidRPr="00E44136">
          <w:rPr>
            <w:rFonts w:ascii="Times New Roman" w:hAnsi="Times New Roman" w:cs="Times New Roman"/>
            <w:sz w:val="20"/>
            <w:szCs w:val="20"/>
            <w:rPrChange w:id="970" w:author="Garza, Joseph" w:date="2023-09-29T20:06:00Z">
              <w:rPr>
                <w:rFonts w:ascii="Times New Roman" w:hAnsi="Times New Roman" w:cs="Times New Roman"/>
                <w:sz w:val="22"/>
                <w:szCs w:val="22"/>
              </w:rPr>
            </w:rPrChange>
          </w:rPr>
          <w:t>from coral specimens will be executed using a</w:t>
        </w:r>
      </w:ins>
      <w:ins w:id="971" w:author="Garza, Joseph" w:date="2023-09-29T11:58:00Z">
        <w:r w:rsidR="002622DD" w:rsidRPr="00E44136">
          <w:rPr>
            <w:rFonts w:ascii="Times New Roman" w:hAnsi="Times New Roman" w:cs="Times New Roman"/>
            <w:sz w:val="20"/>
            <w:szCs w:val="20"/>
            <w:rPrChange w:id="972" w:author="Garza, Joseph" w:date="2023-09-29T20:06:00Z">
              <w:rPr>
                <w:rFonts w:ascii="Times New Roman" w:hAnsi="Times New Roman" w:cs="Times New Roman"/>
                <w:sz w:val="22"/>
                <w:szCs w:val="22"/>
              </w:rPr>
            </w:rPrChange>
          </w:rPr>
          <w:t>n</w:t>
        </w:r>
      </w:ins>
      <w:ins w:id="973" w:author="Garza, Joseph" w:date="2023-09-29T11:43:00Z">
        <w:r w:rsidR="00471EE9" w:rsidRPr="00E44136">
          <w:rPr>
            <w:rFonts w:ascii="Times New Roman" w:hAnsi="Times New Roman" w:cs="Times New Roman"/>
            <w:sz w:val="20"/>
            <w:szCs w:val="20"/>
            <w:rPrChange w:id="974" w:author="Garza, Joseph" w:date="2023-09-29T20:06:00Z">
              <w:rPr>
                <w:rFonts w:ascii="Times New Roman" w:hAnsi="Times New Roman" w:cs="Times New Roman"/>
                <w:sz w:val="22"/>
                <w:szCs w:val="22"/>
              </w:rPr>
            </w:rPrChange>
          </w:rPr>
          <w:t xml:space="preserve"> </w:t>
        </w:r>
        <w:r w:rsidR="00E46ED0" w:rsidRPr="00E44136">
          <w:rPr>
            <w:rFonts w:ascii="Times New Roman" w:hAnsi="Times New Roman" w:cs="Times New Roman"/>
            <w:sz w:val="20"/>
            <w:szCs w:val="20"/>
            <w:rPrChange w:id="975" w:author="Garza, Joseph" w:date="2023-09-29T20:06:00Z">
              <w:rPr>
                <w:rFonts w:ascii="Times New Roman" w:hAnsi="Times New Roman" w:cs="Times New Roman"/>
                <w:sz w:val="22"/>
                <w:szCs w:val="22"/>
              </w:rPr>
            </w:rPrChange>
          </w:rPr>
          <w:t>Omega Bio-Tek</w:t>
        </w:r>
      </w:ins>
      <w:ins w:id="976" w:author="Garza, Joseph" w:date="2023-09-29T11:44:00Z">
        <w:r w:rsidR="00E51937" w:rsidRPr="00E44136">
          <w:rPr>
            <w:rFonts w:ascii="Times New Roman" w:hAnsi="Times New Roman" w:cs="Times New Roman"/>
            <w:sz w:val="20"/>
            <w:szCs w:val="20"/>
            <w:rPrChange w:id="977" w:author="Garza, Joseph" w:date="2023-09-29T20:06:00Z">
              <w:rPr>
                <w:rFonts w:ascii="Times New Roman" w:hAnsi="Times New Roman" w:cs="Times New Roman"/>
                <w:sz w:val="22"/>
                <w:szCs w:val="22"/>
              </w:rPr>
            </w:rPrChange>
          </w:rPr>
          <w:t xml:space="preserve"> Cy</w:t>
        </w:r>
      </w:ins>
      <w:ins w:id="978" w:author="Garza, Joseph" w:date="2023-09-29T11:45:00Z">
        <w:r w:rsidR="00573911" w:rsidRPr="00E44136">
          <w:rPr>
            <w:rFonts w:ascii="Times New Roman" w:hAnsi="Times New Roman" w:cs="Times New Roman"/>
            <w:sz w:val="20"/>
            <w:szCs w:val="20"/>
            <w:rPrChange w:id="979" w:author="Garza, Joseph" w:date="2023-09-29T20:06:00Z">
              <w:rPr>
                <w:rFonts w:ascii="Times New Roman" w:hAnsi="Times New Roman" w:cs="Times New Roman"/>
                <w:sz w:val="22"/>
                <w:szCs w:val="22"/>
              </w:rPr>
            </w:rPrChange>
          </w:rPr>
          <w:t>c</w:t>
        </w:r>
      </w:ins>
      <w:ins w:id="980" w:author="Garza, Joseph" w:date="2023-09-29T11:44:00Z">
        <w:r w:rsidR="00E51937" w:rsidRPr="00E44136">
          <w:rPr>
            <w:rFonts w:ascii="Times New Roman" w:hAnsi="Times New Roman" w:cs="Times New Roman"/>
            <w:sz w:val="20"/>
            <w:szCs w:val="20"/>
            <w:rPrChange w:id="981" w:author="Garza, Joseph" w:date="2023-09-29T20:06:00Z">
              <w:rPr>
                <w:rFonts w:ascii="Times New Roman" w:hAnsi="Times New Roman" w:cs="Times New Roman"/>
                <w:sz w:val="22"/>
                <w:szCs w:val="22"/>
              </w:rPr>
            </w:rPrChange>
          </w:rPr>
          <w:t>le Pure Kit for</w:t>
        </w:r>
      </w:ins>
      <w:ins w:id="982" w:author="Garza, Joseph" w:date="2023-09-29T11:43:00Z">
        <w:r w:rsidR="00E46ED0" w:rsidRPr="00E44136">
          <w:rPr>
            <w:rFonts w:ascii="Times New Roman" w:hAnsi="Times New Roman" w:cs="Times New Roman"/>
            <w:sz w:val="20"/>
            <w:szCs w:val="20"/>
            <w:rPrChange w:id="983" w:author="Garza, Joseph" w:date="2023-09-29T20:06:00Z">
              <w:rPr>
                <w:rFonts w:ascii="Times New Roman" w:hAnsi="Times New Roman" w:cs="Times New Roman"/>
                <w:sz w:val="22"/>
                <w:szCs w:val="22"/>
              </w:rPr>
            </w:rPrChange>
          </w:rPr>
          <w:t xml:space="preserve"> </w:t>
        </w:r>
      </w:ins>
      <w:ins w:id="984" w:author="Garza, Joseph" w:date="2023-09-29T11:44:00Z">
        <w:r w:rsidR="00E46ED0" w:rsidRPr="00E44136">
          <w:rPr>
            <w:rFonts w:ascii="Times New Roman" w:hAnsi="Times New Roman" w:cs="Times New Roman"/>
            <w:sz w:val="20"/>
            <w:szCs w:val="20"/>
            <w:rPrChange w:id="985" w:author="Garza, Joseph" w:date="2023-09-29T20:06:00Z">
              <w:rPr>
                <w:rFonts w:ascii="Times New Roman" w:hAnsi="Times New Roman" w:cs="Times New Roman"/>
                <w:sz w:val="22"/>
                <w:szCs w:val="22"/>
              </w:rPr>
            </w:rPrChange>
          </w:rPr>
          <w:t>PCR cleanup</w:t>
        </w:r>
        <w:r w:rsidR="00E51937" w:rsidRPr="00E44136">
          <w:rPr>
            <w:rFonts w:ascii="Times New Roman" w:hAnsi="Times New Roman" w:cs="Times New Roman"/>
            <w:sz w:val="20"/>
            <w:szCs w:val="20"/>
            <w:rPrChange w:id="986" w:author="Garza, Joseph" w:date="2023-09-29T20:06:00Z">
              <w:rPr>
                <w:rFonts w:ascii="Times New Roman" w:hAnsi="Times New Roman" w:cs="Times New Roman"/>
                <w:sz w:val="22"/>
                <w:szCs w:val="22"/>
              </w:rPr>
            </w:rPrChange>
          </w:rPr>
          <w:t xml:space="preserve">. </w:t>
        </w:r>
      </w:ins>
      <w:ins w:id="987" w:author="Garza, Joseph" w:date="2023-09-29T11:45:00Z">
        <w:r w:rsidR="00573911" w:rsidRPr="00E44136">
          <w:rPr>
            <w:rFonts w:ascii="Times New Roman" w:hAnsi="Times New Roman" w:cs="Times New Roman"/>
            <w:sz w:val="20"/>
            <w:szCs w:val="20"/>
            <w:rPrChange w:id="988" w:author="Garza, Joseph" w:date="2023-09-29T20:06:00Z">
              <w:rPr>
                <w:rFonts w:ascii="Times New Roman" w:hAnsi="Times New Roman" w:cs="Times New Roman"/>
                <w:sz w:val="22"/>
                <w:szCs w:val="22"/>
              </w:rPr>
            </w:rPrChange>
          </w:rPr>
          <w:t xml:space="preserve">We are requesting </w:t>
        </w:r>
        <w:r w:rsidR="0018552F" w:rsidRPr="00E44136">
          <w:rPr>
            <w:rFonts w:ascii="Times New Roman" w:hAnsi="Times New Roman" w:cs="Times New Roman"/>
            <w:sz w:val="20"/>
            <w:szCs w:val="20"/>
            <w:rPrChange w:id="989" w:author="Garza, Joseph" w:date="2023-09-29T20:06:00Z">
              <w:rPr>
                <w:rFonts w:ascii="Times New Roman" w:hAnsi="Times New Roman" w:cs="Times New Roman"/>
                <w:sz w:val="22"/>
                <w:szCs w:val="22"/>
              </w:rPr>
            </w:rPrChange>
          </w:rPr>
          <w:t xml:space="preserve">support for </w:t>
        </w:r>
      </w:ins>
      <w:ins w:id="990" w:author="Garza, Joseph" w:date="2023-09-29T12:03:00Z">
        <w:r w:rsidR="002B35C0" w:rsidRPr="00E44136">
          <w:rPr>
            <w:rFonts w:ascii="Times New Roman" w:hAnsi="Times New Roman" w:cs="Times New Roman"/>
            <w:sz w:val="20"/>
            <w:szCs w:val="20"/>
            <w:rPrChange w:id="991" w:author="Garza, Joseph" w:date="2023-09-29T20:06:00Z">
              <w:rPr>
                <w:rFonts w:ascii="Times New Roman" w:hAnsi="Times New Roman" w:cs="Times New Roman"/>
                <w:sz w:val="22"/>
                <w:szCs w:val="22"/>
              </w:rPr>
            </w:rPrChange>
          </w:rPr>
          <w:t>one</w:t>
        </w:r>
      </w:ins>
      <w:ins w:id="992" w:author="Garza, Joseph" w:date="2023-09-29T11:50:00Z">
        <w:r w:rsidR="009C58B7" w:rsidRPr="00E44136">
          <w:rPr>
            <w:rFonts w:ascii="Times New Roman" w:hAnsi="Times New Roman" w:cs="Times New Roman"/>
            <w:sz w:val="20"/>
            <w:szCs w:val="20"/>
            <w:rPrChange w:id="993" w:author="Garza, Joseph" w:date="2023-09-29T20:06:00Z">
              <w:rPr>
                <w:rFonts w:ascii="Times New Roman" w:hAnsi="Times New Roman" w:cs="Times New Roman"/>
                <w:sz w:val="22"/>
                <w:szCs w:val="22"/>
              </w:rPr>
            </w:rPrChange>
          </w:rPr>
          <w:t xml:space="preserve"> </w:t>
        </w:r>
      </w:ins>
      <w:ins w:id="994" w:author="Garza, Joseph" w:date="2023-09-29T11:57:00Z">
        <w:r w:rsidR="001D347B" w:rsidRPr="00E44136">
          <w:rPr>
            <w:rFonts w:ascii="Times New Roman" w:hAnsi="Times New Roman" w:cs="Times New Roman"/>
            <w:sz w:val="20"/>
            <w:szCs w:val="20"/>
            <w:rPrChange w:id="995" w:author="Garza, Joseph" w:date="2023-09-29T20:06:00Z">
              <w:rPr>
                <w:rFonts w:ascii="Times New Roman" w:hAnsi="Times New Roman" w:cs="Times New Roman"/>
                <w:sz w:val="22"/>
                <w:szCs w:val="22"/>
              </w:rPr>
            </w:rPrChange>
          </w:rPr>
          <w:t>purification</w:t>
        </w:r>
      </w:ins>
      <w:ins w:id="996" w:author="Garza, Joseph" w:date="2023-09-29T11:50:00Z">
        <w:r w:rsidR="009C58B7" w:rsidRPr="00E44136">
          <w:rPr>
            <w:rFonts w:ascii="Times New Roman" w:hAnsi="Times New Roman" w:cs="Times New Roman"/>
            <w:sz w:val="20"/>
            <w:szCs w:val="20"/>
            <w:rPrChange w:id="997" w:author="Garza, Joseph" w:date="2023-09-29T20:06:00Z">
              <w:rPr>
                <w:rFonts w:ascii="Times New Roman" w:hAnsi="Times New Roman" w:cs="Times New Roman"/>
                <w:sz w:val="22"/>
                <w:szCs w:val="22"/>
              </w:rPr>
            </w:rPrChange>
          </w:rPr>
          <w:t xml:space="preserve"> kit</w:t>
        </w:r>
      </w:ins>
      <w:ins w:id="998" w:author="Garza, Joseph" w:date="2023-09-29T11:59:00Z">
        <w:r w:rsidR="00D80E76" w:rsidRPr="00E44136">
          <w:rPr>
            <w:rFonts w:ascii="Times New Roman" w:hAnsi="Times New Roman" w:cs="Times New Roman"/>
            <w:sz w:val="20"/>
            <w:szCs w:val="20"/>
            <w:rPrChange w:id="999" w:author="Garza, Joseph" w:date="2023-09-29T20:06:00Z">
              <w:rPr>
                <w:rFonts w:ascii="Times New Roman" w:hAnsi="Times New Roman" w:cs="Times New Roman"/>
                <w:sz w:val="22"/>
                <w:szCs w:val="22"/>
              </w:rPr>
            </w:rPrChange>
          </w:rPr>
          <w:t xml:space="preserve"> (1 Kit at </w:t>
        </w:r>
        <w:r w:rsidR="005F76BE" w:rsidRPr="00E44136">
          <w:rPr>
            <w:rFonts w:ascii="Times New Roman" w:hAnsi="Times New Roman" w:cs="Times New Roman"/>
            <w:sz w:val="20"/>
            <w:szCs w:val="20"/>
            <w:rPrChange w:id="1000" w:author="Garza, Joseph" w:date="2023-09-29T20:06:00Z">
              <w:rPr>
                <w:rFonts w:ascii="Times New Roman" w:hAnsi="Times New Roman" w:cs="Times New Roman"/>
                <w:sz w:val="22"/>
                <w:szCs w:val="22"/>
              </w:rPr>
            </w:rPrChange>
          </w:rPr>
          <w:t xml:space="preserve">150rxns = </w:t>
        </w:r>
        <w:r w:rsidR="008533CE" w:rsidRPr="00E44136">
          <w:rPr>
            <w:rFonts w:ascii="Times New Roman" w:hAnsi="Times New Roman" w:cs="Times New Roman"/>
            <w:sz w:val="20"/>
            <w:szCs w:val="20"/>
            <w:rPrChange w:id="1001" w:author="Garza, Joseph" w:date="2023-09-29T20:06:00Z">
              <w:rPr>
                <w:rFonts w:ascii="Times New Roman" w:hAnsi="Times New Roman" w:cs="Times New Roman"/>
                <w:sz w:val="22"/>
                <w:szCs w:val="22"/>
              </w:rPr>
            </w:rPrChange>
          </w:rPr>
          <w:t>$62.10)</w:t>
        </w:r>
      </w:ins>
      <w:ins w:id="1002" w:author="Garza, Joseph" w:date="2023-09-29T11:50:00Z">
        <w:r w:rsidR="00811385" w:rsidRPr="00E44136">
          <w:rPr>
            <w:rFonts w:ascii="Times New Roman" w:hAnsi="Times New Roman" w:cs="Times New Roman"/>
            <w:sz w:val="20"/>
            <w:szCs w:val="20"/>
            <w:rPrChange w:id="1003" w:author="Garza, Joseph" w:date="2023-09-29T20:06:00Z">
              <w:rPr>
                <w:rFonts w:ascii="Times New Roman" w:hAnsi="Times New Roman" w:cs="Times New Roman"/>
                <w:sz w:val="22"/>
                <w:szCs w:val="22"/>
              </w:rPr>
            </w:rPrChange>
          </w:rPr>
          <w:t>. This</w:t>
        </w:r>
      </w:ins>
      <w:ins w:id="1004" w:author="Garza, Joseph" w:date="2023-09-29T11:58:00Z">
        <w:r w:rsidR="00D80E76" w:rsidRPr="00E44136">
          <w:rPr>
            <w:rFonts w:ascii="Times New Roman" w:hAnsi="Times New Roman" w:cs="Times New Roman"/>
            <w:sz w:val="20"/>
            <w:szCs w:val="20"/>
            <w:rPrChange w:id="1005" w:author="Garza, Joseph" w:date="2023-09-29T20:06:00Z">
              <w:rPr>
                <w:rFonts w:ascii="Times New Roman" w:hAnsi="Times New Roman" w:cs="Times New Roman"/>
                <w:sz w:val="22"/>
                <w:szCs w:val="22"/>
              </w:rPr>
            </w:rPrChange>
          </w:rPr>
          <w:t xml:space="preserve"> kit</w:t>
        </w:r>
      </w:ins>
      <w:ins w:id="1006" w:author="Garza, Joseph" w:date="2023-09-29T11:50:00Z">
        <w:r w:rsidR="00811385" w:rsidRPr="00E44136">
          <w:rPr>
            <w:rFonts w:ascii="Times New Roman" w:hAnsi="Times New Roman" w:cs="Times New Roman"/>
            <w:sz w:val="20"/>
            <w:szCs w:val="20"/>
            <w:rPrChange w:id="1007" w:author="Garza, Joseph" w:date="2023-09-29T20:06:00Z">
              <w:rPr>
                <w:rFonts w:ascii="Times New Roman" w:hAnsi="Times New Roman" w:cs="Times New Roman"/>
                <w:sz w:val="22"/>
                <w:szCs w:val="22"/>
              </w:rPr>
            </w:rPrChange>
          </w:rPr>
          <w:t xml:space="preserve"> is </w:t>
        </w:r>
      </w:ins>
      <w:ins w:id="1008" w:author="Garza, Joseph" w:date="2023-09-29T11:58:00Z">
        <w:r w:rsidR="00D80E76" w:rsidRPr="00E44136">
          <w:rPr>
            <w:rFonts w:ascii="Times New Roman" w:hAnsi="Times New Roman" w:cs="Times New Roman"/>
            <w:sz w:val="20"/>
            <w:szCs w:val="20"/>
            <w:rPrChange w:id="1009" w:author="Garza, Joseph" w:date="2023-09-29T20:06:00Z">
              <w:rPr>
                <w:rFonts w:ascii="Times New Roman" w:hAnsi="Times New Roman" w:cs="Times New Roman"/>
                <w:sz w:val="22"/>
                <w:szCs w:val="22"/>
              </w:rPr>
            </w:rPrChange>
          </w:rPr>
          <w:t>essential for the clean-up stage of our DNA extractions</w:t>
        </w:r>
      </w:ins>
      <w:ins w:id="1010" w:author="Garza, Joseph" w:date="2023-09-29T12:04:00Z">
        <w:r w:rsidR="00252B4D" w:rsidRPr="00E44136">
          <w:rPr>
            <w:rFonts w:ascii="Times New Roman" w:hAnsi="Times New Roman" w:cs="Times New Roman"/>
            <w:sz w:val="20"/>
            <w:szCs w:val="20"/>
            <w:rPrChange w:id="1011" w:author="Garza, Joseph" w:date="2023-09-29T20:06:00Z">
              <w:rPr>
                <w:rFonts w:ascii="Times New Roman" w:hAnsi="Times New Roman" w:cs="Times New Roman"/>
                <w:sz w:val="22"/>
                <w:szCs w:val="22"/>
              </w:rPr>
            </w:rPrChange>
          </w:rPr>
          <w:t>.</w:t>
        </w:r>
      </w:ins>
    </w:p>
    <w:p w14:paraId="2CE79413" w14:textId="77777777" w:rsidR="00E44136" w:rsidRPr="00E44136" w:rsidRDefault="00E44136">
      <w:pPr>
        <w:rPr>
          <w:ins w:id="1012" w:author="Garza, Joseph" w:date="2023-09-29T11:11:00Z"/>
          <w:rFonts w:ascii="Times New Roman" w:hAnsi="Times New Roman" w:cs="Times New Roman"/>
          <w:sz w:val="20"/>
          <w:szCs w:val="20"/>
          <w:rPrChange w:id="1013" w:author="Garza, Joseph" w:date="2023-09-29T20:06:00Z">
            <w:rPr>
              <w:ins w:id="1014" w:author="Garza, Joseph" w:date="2023-09-29T11:11:00Z"/>
              <w:rFonts w:ascii="Times New Roman" w:hAnsi="Times New Roman" w:cs="Times New Roman"/>
              <w:b/>
              <w:bCs/>
              <w:sz w:val="22"/>
              <w:szCs w:val="22"/>
            </w:rPr>
          </w:rPrChange>
        </w:rPr>
      </w:pPr>
    </w:p>
    <w:p w14:paraId="268F3987" w14:textId="6C2267CC" w:rsidR="004038BF" w:rsidRPr="00E44136" w:rsidRDefault="004038BF">
      <w:pPr>
        <w:rPr>
          <w:ins w:id="1015" w:author="Garza, Joseph" w:date="2023-09-29T11:15:00Z"/>
          <w:rFonts w:ascii="Times New Roman" w:hAnsi="Times New Roman" w:cs="Times New Roman"/>
          <w:b/>
          <w:bCs/>
          <w:sz w:val="20"/>
          <w:szCs w:val="20"/>
          <w:rPrChange w:id="1016" w:author="Garza, Joseph" w:date="2023-09-29T20:06:00Z">
            <w:rPr>
              <w:ins w:id="1017" w:author="Garza, Joseph" w:date="2023-09-29T11:15:00Z"/>
              <w:rFonts w:ascii="Times New Roman" w:hAnsi="Times New Roman" w:cs="Times New Roman"/>
              <w:b/>
              <w:bCs/>
              <w:sz w:val="22"/>
              <w:szCs w:val="22"/>
            </w:rPr>
          </w:rPrChange>
        </w:rPr>
      </w:pPr>
      <w:ins w:id="1018" w:author="Garza, Joseph" w:date="2023-09-29T11:12:00Z">
        <w:r w:rsidRPr="00E44136">
          <w:rPr>
            <w:rFonts w:ascii="Times New Roman" w:hAnsi="Times New Roman" w:cs="Times New Roman"/>
            <w:b/>
            <w:bCs/>
            <w:sz w:val="20"/>
            <w:szCs w:val="20"/>
            <w:rPrChange w:id="1019" w:author="Garza, Joseph" w:date="2023-09-29T20:06:00Z">
              <w:rPr>
                <w:rFonts w:ascii="Times New Roman" w:hAnsi="Times New Roman" w:cs="Times New Roman"/>
                <w:b/>
                <w:bCs/>
                <w:sz w:val="22"/>
                <w:szCs w:val="22"/>
              </w:rPr>
            </w:rPrChange>
          </w:rPr>
          <w:t>Library</w:t>
        </w:r>
      </w:ins>
      <w:ins w:id="1020" w:author="Garza, Joseph" w:date="2023-09-29T11:11:00Z">
        <w:r w:rsidRPr="00E44136">
          <w:rPr>
            <w:rFonts w:ascii="Times New Roman" w:hAnsi="Times New Roman" w:cs="Times New Roman"/>
            <w:b/>
            <w:bCs/>
            <w:sz w:val="20"/>
            <w:szCs w:val="20"/>
            <w:rPrChange w:id="1021" w:author="Garza, Joseph" w:date="2023-09-29T20:06:00Z">
              <w:rPr>
                <w:rFonts w:ascii="Times New Roman" w:hAnsi="Times New Roman" w:cs="Times New Roman"/>
                <w:b/>
                <w:bCs/>
                <w:sz w:val="22"/>
                <w:szCs w:val="22"/>
              </w:rPr>
            </w:rPrChange>
          </w:rPr>
          <w:t xml:space="preserve"> Preparation</w:t>
        </w:r>
      </w:ins>
      <w:ins w:id="1022" w:author="Garza, Joseph" w:date="2023-09-29T11:12:00Z">
        <w:r w:rsidR="00DF1AFA" w:rsidRPr="00E44136">
          <w:rPr>
            <w:rFonts w:ascii="Times New Roman" w:hAnsi="Times New Roman" w:cs="Times New Roman"/>
            <w:b/>
            <w:bCs/>
            <w:sz w:val="20"/>
            <w:szCs w:val="20"/>
            <w:rPrChange w:id="1023" w:author="Garza, Joseph" w:date="2023-09-29T20:06:00Z">
              <w:rPr>
                <w:rFonts w:ascii="Times New Roman" w:hAnsi="Times New Roman" w:cs="Times New Roman"/>
                <w:b/>
                <w:bCs/>
                <w:sz w:val="22"/>
                <w:szCs w:val="22"/>
              </w:rPr>
            </w:rPrChange>
          </w:rPr>
          <w:t xml:space="preserve">: </w:t>
        </w:r>
      </w:ins>
      <w:ins w:id="1024" w:author="Garza, Joseph" w:date="2023-09-29T11:14:00Z">
        <w:r w:rsidR="00BB764D" w:rsidRPr="00E44136">
          <w:rPr>
            <w:rFonts w:ascii="Times New Roman" w:hAnsi="Times New Roman" w:cs="Times New Roman"/>
            <w:b/>
            <w:bCs/>
            <w:sz w:val="20"/>
            <w:szCs w:val="20"/>
            <w:rPrChange w:id="1025" w:author="Garza, Joseph" w:date="2023-09-29T20:06:00Z">
              <w:rPr>
                <w:rFonts w:ascii="Times New Roman" w:hAnsi="Times New Roman" w:cs="Times New Roman"/>
                <w:b/>
                <w:bCs/>
                <w:sz w:val="22"/>
                <w:szCs w:val="22"/>
              </w:rPr>
            </w:rPrChange>
          </w:rPr>
          <w:t>$</w:t>
        </w:r>
      </w:ins>
      <w:ins w:id="1026" w:author="Garza, Joseph" w:date="2023-09-29T11:13:00Z">
        <w:r w:rsidR="00BB764D" w:rsidRPr="00E44136">
          <w:rPr>
            <w:rFonts w:ascii="Times New Roman" w:hAnsi="Times New Roman" w:cs="Times New Roman"/>
            <w:b/>
            <w:bCs/>
            <w:sz w:val="20"/>
            <w:szCs w:val="20"/>
            <w:rPrChange w:id="1027" w:author="Garza, Joseph" w:date="2023-09-29T20:06:00Z">
              <w:rPr>
                <w:rFonts w:ascii="Times New Roman" w:hAnsi="Times New Roman" w:cs="Times New Roman"/>
                <w:b/>
                <w:bCs/>
                <w:sz w:val="22"/>
                <w:szCs w:val="22"/>
              </w:rPr>
            </w:rPrChange>
          </w:rPr>
          <w:t>559.67</w:t>
        </w:r>
      </w:ins>
    </w:p>
    <w:p w14:paraId="3A7CB15A" w14:textId="53C8AFEE" w:rsidR="00E640A8" w:rsidRPr="00E44136" w:rsidRDefault="0004160A">
      <w:pPr>
        <w:rPr>
          <w:ins w:id="1028" w:author="Garza, Joseph" w:date="2023-09-29T11:15:00Z"/>
          <w:rFonts w:ascii="Times New Roman" w:hAnsi="Times New Roman" w:cs="Times New Roman"/>
          <w:sz w:val="20"/>
          <w:szCs w:val="20"/>
          <w:rPrChange w:id="1029" w:author="Garza, Joseph" w:date="2023-09-29T20:06:00Z">
            <w:rPr>
              <w:ins w:id="1030" w:author="Garza, Joseph" w:date="2023-09-29T11:15:00Z"/>
              <w:rFonts w:ascii="Times New Roman" w:hAnsi="Times New Roman" w:cs="Times New Roman"/>
              <w:b/>
              <w:bCs/>
              <w:sz w:val="22"/>
              <w:szCs w:val="22"/>
            </w:rPr>
          </w:rPrChange>
        </w:rPr>
      </w:pPr>
      <w:ins w:id="1031" w:author="Garza, Joseph" w:date="2023-09-29T12:00:00Z">
        <w:r w:rsidRPr="00E44136">
          <w:rPr>
            <w:rFonts w:ascii="Times New Roman" w:hAnsi="Times New Roman" w:cs="Times New Roman"/>
            <w:sz w:val="20"/>
            <w:szCs w:val="20"/>
            <w:rPrChange w:id="1032" w:author="Garza, Joseph" w:date="2023-09-29T20:06:00Z">
              <w:rPr>
                <w:rFonts w:ascii="Times New Roman" w:hAnsi="Times New Roman" w:cs="Times New Roman"/>
                <w:sz w:val="22"/>
                <w:szCs w:val="22"/>
              </w:rPr>
            </w:rPrChange>
          </w:rPr>
          <w:t xml:space="preserve">The </w:t>
        </w:r>
      </w:ins>
      <w:ins w:id="1033" w:author="Garza, Joseph" w:date="2023-09-29T12:01:00Z">
        <w:r w:rsidR="00A25DB1" w:rsidRPr="00E44136">
          <w:rPr>
            <w:rFonts w:ascii="Times New Roman" w:hAnsi="Times New Roman" w:cs="Times New Roman"/>
            <w:sz w:val="20"/>
            <w:szCs w:val="20"/>
            <w:rPrChange w:id="1034" w:author="Garza, Joseph" w:date="2023-09-29T20:06:00Z">
              <w:rPr>
                <w:rFonts w:ascii="Times New Roman" w:hAnsi="Times New Roman" w:cs="Times New Roman"/>
                <w:sz w:val="22"/>
                <w:szCs w:val="22"/>
              </w:rPr>
            </w:rPrChange>
          </w:rPr>
          <w:t xml:space="preserve">supplies </w:t>
        </w:r>
      </w:ins>
      <w:ins w:id="1035" w:author="Garza, Joseph" w:date="2023-09-29T20:02:00Z">
        <w:r w:rsidR="003B471F" w:rsidRPr="00E44136">
          <w:rPr>
            <w:rFonts w:ascii="Times New Roman" w:hAnsi="Times New Roman" w:cs="Times New Roman"/>
            <w:sz w:val="20"/>
            <w:szCs w:val="20"/>
            <w:rPrChange w:id="1036" w:author="Garza, Joseph" w:date="2023-09-29T20:06:00Z">
              <w:rPr>
                <w:rFonts w:ascii="Times New Roman" w:hAnsi="Times New Roman" w:cs="Times New Roman"/>
                <w:sz w:val="22"/>
                <w:szCs w:val="22"/>
              </w:rPr>
            </w:rPrChange>
          </w:rPr>
          <w:t>needed</w:t>
        </w:r>
      </w:ins>
      <w:ins w:id="1037" w:author="Garza, Joseph" w:date="2023-09-29T12:01:00Z">
        <w:r w:rsidR="00A25DB1" w:rsidRPr="00E44136">
          <w:rPr>
            <w:rFonts w:ascii="Times New Roman" w:hAnsi="Times New Roman" w:cs="Times New Roman"/>
            <w:sz w:val="20"/>
            <w:szCs w:val="20"/>
            <w:rPrChange w:id="1038" w:author="Garza, Joseph" w:date="2023-09-29T20:06:00Z">
              <w:rPr>
                <w:rFonts w:ascii="Times New Roman" w:hAnsi="Times New Roman" w:cs="Times New Roman"/>
                <w:sz w:val="22"/>
                <w:szCs w:val="22"/>
              </w:rPr>
            </w:rPrChange>
          </w:rPr>
          <w:t xml:space="preserve"> for </w:t>
        </w:r>
      </w:ins>
      <w:ins w:id="1039" w:author="Garza, Joseph" w:date="2023-09-29T12:35:00Z">
        <w:r w:rsidR="0074324D" w:rsidRPr="00E44136">
          <w:rPr>
            <w:rFonts w:ascii="Times New Roman" w:hAnsi="Times New Roman" w:cs="Times New Roman"/>
            <w:sz w:val="20"/>
            <w:szCs w:val="20"/>
            <w:rPrChange w:id="1040" w:author="Garza, Joseph" w:date="2023-09-29T20:06:00Z">
              <w:rPr>
                <w:rFonts w:ascii="Times New Roman" w:hAnsi="Times New Roman" w:cs="Times New Roman"/>
                <w:sz w:val="22"/>
                <w:szCs w:val="22"/>
              </w:rPr>
            </w:rPrChange>
          </w:rPr>
          <w:t>library</w:t>
        </w:r>
      </w:ins>
      <w:ins w:id="1041" w:author="Garza, Joseph" w:date="2023-09-29T12:00:00Z">
        <w:r w:rsidRPr="00E44136">
          <w:rPr>
            <w:rFonts w:ascii="Times New Roman" w:hAnsi="Times New Roman" w:cs="Times New Roman"/>
            <w:sz w:val="20"/>
            <w:szCs w:val="20"/>
            <w:rPrChange w:id="1042" w:author="Garza, Joseph" w:date="2023-09-29T20:06:00Z">
              <w:rPr>
                <w:rFonts w:ascii="Times New Roman" w:hAnsi="Times New Roman" w:cs="Times New Roman"/>
                <w:sz w:val="22"/>
                <w:szCs w:val="22"/>
              </w:rPr>
            </w:rPrChange>
          </w:rPr>
          <w:t xml:space="preserve"> preparation </w:t>
        </w:r>
      </w:ins>
      <w:ins w:id="1043" w:author="Garza, Joseph" w:date="2023-09-29T12:01:00Z">
        <w:r w:rsidR="00A25DB1" w:rsidRPr="00E44136">
          <w:rPr>
            <w:rFonts w:ascii="Times New Roman" w:hAnsi="Times New Roman" w:cs="Times New Roman"/>
            <w:sz w:val="20"/>
            <w:szCs w:val="20"/>
            <w:rPrChange w:id="1044" w:author="Garza, Joseph" w:date="2023-09-29T20:06:00Z">
              <w:rPr>
                <w:rFonts w:ascii="Times New Roman" w:hAnsi="Times New Roman" w:cs="Times New Roman"/>
                <w:sz w:val="22"/>
                <w:szCs w:val="22"/>
              </w:rPr>
            </w:rPrChange>
          </w:rPr>
          <w:t xml:space="preserve">will </w:t>
        </w:r>
      </w:ins>
      <w:ins w:id="1045" w:author="Garza, Joseph" w:date="2023-09-29T12:02:00Z">
        <w:r w:rsidR="00E761CE" w:rsidRPr="00E44136">
          <w:rPr>
            <w:rFonts w:ascii="Times New Roman" w:hAnsi="Times New Roman" w:cs="Times New Roman"/>
            <w:sz w:val="20"/>
            <w:szCs w:val="20"/>
            <w:rPrChange w:id="1046" w:author="Garza, Joseph" w:date="2023-09-29T20:06:00Z">
              <w:rPr>
                <w:rFonts w:ascii="Times New Roman" w:hAnsi="Times New Roman" w:cs="Times New Roman"/>
                <w:sz w:val="22"/>
                <w:szCs w:val="22"/>
              </w:rPr>
            </w:rPrChange>
          </w:rPr>
          <w:t>encompass</w:t>
        </w:r>
      </w:ins>
      <w:ins w:id="1047" w:author="Garza, Joseph" w:date="2023-09-29T12:01:00Z">
        <w:r w:rsidR="00A25DB1" w:rsidRPr="00E44136">
          <w:rPr>
            <w:rFonts w:ascii="Times New Roman" w:hAnsi="Times New Roman" w:cs="Times New Roman"/>
            <w:sz w:val="20"/>
            <w:szCs w:val="20"/>
            <w:rPrChange w:id="1048" w:author="Garza, Joseph" w:date="2023-09-29T20:06:00Z">
              <w:rPr>
                <w:rFonts w:ascii="Times New Roman" w:hAnsi="Times New Roman" w:cs="Times New Roman"/>
                <w:sz w:val="22"/>
                <w:szCs w:val="22"/>
              </w:rPr>
            </w:rPrChange>
          </w:rPr>
          <w:t xml:space="preserve"> the use of </w:t>
        </w:r>
      </w:ins>
      <w:ins w:id="1049" w:author="Garza, Joseph" w:date="2023-09-29T12:27:00Z">
        <w:r w:rsidR="004F3A83" w:rsidRPr="00E44136">
          <w:rPr>
            <w:rFonts w:ascii="Times New Roman" w:hAnsi="Times New Roman" w:cs="Times New Roman"/>
            <w:sz w:val="20"/>
            <w:szCs w:val="20"/>
            <w:rPrChange w:id="1050" w:author="Garza, Joseph" w:date="2023-09-29T20:06:00Z">
              <w:rPr>
                <w:rFonts w:ascii="Times New Roman" w:hAnsi="Times New Roman" w:cs="Times New Roman"/>
                <w:sz w:val="22"/>
                <w:szCs w:val="22"/>
              </w:rPr>
            </w:rPrChange>
          </w:rPr>
          <w:t>PCR kits, bead cle</w:t>
        </w:r>
      </w:ins>
      <w:ins w:id="1051" w:author="Garza, Joseph" w:date="2023-09-29T12:28:00Z">
        <w:r w:rsidR="004F3A83" w:rsidRPr="00E44136">
          <w:rPr>
            <w:rFonts w:ascii="Times New Roman" w:hAnsi="Times New Roman" w:cs="Times New Roman"/>
            <w:sz w:val="20"/>
            <w:szCs w:val="20"/>
            <w:rPrChange w:id="1052" w:author="Garza, Joseph" w:date="2023-09-29T20:06:00Z">
              <w:rPr>
                <w:rFonts w:ascii="Times New Roman" w:hAnsi="Times New Roman" w:cs="Times New Roman"/>
                <w:sz w:val="22"/>
                <w:szCs w:val="22"/>
              </w:rPr>
            </w:rPrChange>
          </w:rPr>
          <w:t>anup</w:t>
        </w:r>
      </w:ins>
      <w:ins w:id="1053" w:author="Garza, Joseph" w:date="2023-09-29T16:35:00Z">
        <w:r w:rsidR="007E1BA4" w:rsidRPr="00E44136">
          <w:rPr>
            <w:rFonts w:ascii="Times New Roman" w:hAnsi="Times New Roman" w:cs="Times New Roman"/>
            <w:sz w:val="20"/>
            <w:szCs w:val="20"/>
            <w:rPrChange w:id="1054" w:author="Garza, Joseph" w:date="2023-09-29T20:06:00Z">
              <w:rPr>
                <w:rFonts w:ascii="Times New Roman" w:hAnsi="Times New Roman" w:cs="Times New Roman"/>
                <w:sz w:val="22"/>
                <w:szCs w:val="22"/>
              </w:rPr>
            </w:rPrChange>
          </w:rPr>
          <w:t xml:space="preserve"> kit</w:t>
        </w:r>
      </w:ins>
      <w:ins w:id="1055" w:author="Garza, Joseph" w:date="2023-09-29T16:36:00Z">
        <w:r w:rsidR="007E1BA4" w:rsidRPr="00E44136">
          <w:rPr>
            <w:rFonts w:ascii="Times New Roman" w:hAnsi="Times New Roman" w:cs="Times New Roman"/>
            <w:sz w:val="20"/>
            <w:szCs w:val="20"/>
            <w:rPrChange w:id="1056" w:author="Garza, Joseph" w:date="2023-09-29T20:06:00Z">
              <w:rPr>
                <w:rFonts w:ascii="Times New Roman" w:hAnsi="Times New Roman" w:cs="Times New Roman"/>
                <w:sz w:val="22"/>
                <w:szCs w:val="22"/>
              </w:rPr>
            </w:rPrChange>
          </w:rPr>
          <w:t>s</w:t>
        </w:r>
      </w:ins>
      <w:ins w:id="1057" w:author="Garza, Joseph" w:date="2023-09-29T12:30:00Z">
        <w:r w:rsidR="000C55B5" w:rsidRPr="00E44136">
          <w:rPr>
            <w:rFonts w:ascii="Times New Roman" w:hAnsi="Times New Roman" w:cs="Times New Roman"/>
            <w:sz w:val="20"/>
            <w:szCs w:val="20"/>
            <w:rPrChange w:id="1058" w:author="Garza, Joseph" w:date="2023-09-29T20:06:00Z">
              <w:rPr>
                <w:rFonts w:ascii="Times New Roman" w:hAnsi="Times New Roman" w:cs="Times New Roman"/>
                <w:sz w:val="22"/>
                <w:szCs w:val="22"/>
              </w:rPr>
            </w:rPrChange>
          </w:rPr>
          <w:t xml:space="preserve">, </w:t>
        </w:r>
      </w:ins>
      <w:proofErr w:type="spellStart"/>
      <w:ins w:id="1059" w:author="Garza, Joseph" w:date="2023-09-29T12:33:00Z">
        <w:r w:rsidR="00A03C42" w:rsidRPr="00E44136">
          <w:rPr>
            <w:rFonts w:ascii="Times New Roman" w:hAnsi="Times New Roman" w:cs="Times New Roman"/>
            <w:sz w:val="20"/>
            <w:szCs w:val="20"/>
            <w:rPrChange w:id="1060" w:author="Garza, Joseph" w:date="2023-09-29T20:06:00Z">
              <w:rPr>
                <w:rFonts w:ascii="Times New Roman" w:hAnsi="Times New Roman" w:cs="Times New Roman"/>
                <w:sz w:val="22"/>
                <w:szCs w:val="22"/>
              </w:rPr>
            </w:rPrChange>
          </w:rPr>
          <w:t>A</w:t>
        </w:r>
      </w:ins>
      <w:ins w:id="1061" w:author="Garza, Joseph" w:date="2023-09-29T12:30:00Z">
        <w:r w:rsidR="000C55B5" w:rsidRPr="00E44136">
          <w:rPr>
            <w:rFonts w:ascii="Times New Roman" w:hAnsi="Times New Roman" w:cs="Times New Roman"/>
            <w:sz w:val="20"/>
            <w:szCs w:val="20"/>
            <w:rPrChange w:id="1062" w:author="Garza, Joseph" w:date="2023-09-29T20:06:00Z">
              <w:rPr>
                <w:rFonts w:ascii="Times New Roman" w:hAnsi="Times New Roman" w:cs="Times New Roman"/>
                <w:sz w:val="22"/>
                <w:szCs w:val="22"/>
              </w:rPr>
            </w:rPrChange>
          </w:rPr>
          <w:t>cc</w:t>
        </w:r>
      </w:ins>
      <w:ins w:id="1063" w:author="Garza, Joseph" w:date="2023-09-29T12:33:00Z">
        <w:r w:rsidR="00A03C42" w:rsidRPr="00E44136">
          <w:rPr>
            <w:rFonts w:ascii="Times New Roman" w:hAnsi="Times New Roman" w:cs="Times New Roman"/>
            <w:sz w:val="20"/>
            <w:szCs w:val="20"/>
            <w:rPrChange w:id="1064" w:author="Garza, Joseph" w:date="2023-09-29T20:06:00Z">
              <w:rPr>
                <w:rFonts w:ascii="Times New Roman" w:hAnsi="Times New Roman" w:cs="Times New Roman"/>
                <w:sz w:val="22"/>
                <w:szCs w:val="22"/>
              </w:rPr>
            </w:rPrChange>
          </w:rPr>
          <w:t>uC</w:t>
        </w:r>
      </w:ins>
      <w:ins w:id="1065" w:author="Garza, Joseph" w:date="2023-09-29T12:30:00Z">
        <w:r w:rsidR="000C55B5" w:rsidRPr="00E44136">
          <w:rPr>
            <w:rFonts w:ascii="Times New Roman" w:hAnsi="Times New Roman" w:cs="Times New Roman"/>
            <w:sz w:val="20"/>
            <w:szCs w:val="20"/>
            <w:rPrChange w:id="1066" w:author="Garza, Joseph" w:date="2023-09-29T20:06:00Z">
              <w:rPr>
                <w:rFonts w:ascii="Times New Roman" w:hAnsi="Times New Roman" w:cs="Times New Roman"/>
                <w:sz w:val="22"/>
                <w:szCs w:val="22"/>
              </w:rPr>
            </w:rPrChange>
          </w:rPr>
          <w:t>lear</w:t>
        </w:r>
        <w:proofErr w:type="spellEnd"/>
        <w:r w:rsidR="000C55B5" w:rsidRPr="00E44136">
          <w:rPr>
            <w:rFonts w:ascii="Times New Roman" w:hAnsi="Times New Roman" w:cs="Times New Roman"/>
            <w:sz w:val="20"/>
            <w:szCs w:val="20"/>
            <w:rPrChange w:id="1067" w:author="Garza, Joseph" w:date="2023-09-29T20:06:00Z">
              <w:rPr>
                <w:rFonts w:ascii="Times New Roman" w:hAnsi="Times New Roman" w:cs="Times New Roman"/>
                <w:sz w:val="22"/>
                <w:szCs w:val="22"/>
              </w:rPr>
            </w:rPrChange>
          </w:rPr>
          <w:t xml:space="preserve"> quantification, sequencing pre</w:t>
        </w:r>
      </w:ins>
      <w:ins w:id="1068" w:author="Garza, Joseph" w:date="2023-09-29T12:37:00Z">
        <w:r w:rsidR="002B1365" w:rsidRPr="00E44136">
          <w:rPr>
            <w:rFonts w:ascii="Times New Roman" w:hAnsi="Times New Roman" w:cs="Times New Roman"/>
            <w:sz w:val="20"/>
            <w:szCs w:val="20"/>
            <w:rPrChange w:id="1069" w:author="Garza, Joseph" w:date="2023-09-29T20:06:00Z">
              <w:rPr>
                <w:rFonts w:ascii="Times New Roman" w:hAnsi="Times New Roman" w:cs="Times New Roman"/>
                <w:sz w:val="22"/>
                <w:szCs w:val="22"/>
              </w:rPr>
            </w:rPrChange>
          </w:rPr>
          <w:t>p</w:t>
        </w:r>
      </w:ins>
      <w:ins w:id="1070" w:author="Garza, Joseph" w:date="2023-09-29T12:30:00Z">
        <w:r w:rsidR="00922FCC" w:rsidRPr="00E44136">
          <w:rPr>
            <w:rFonts w:ascii="Times New Roman" w:hAnsi="Times New Roman" w:cs="Times New Roman"/>
            <w:sz w:val="20"/>
            <w:szCs w:val="20"/>
            <w:rPrChange w:id="1071" w:author="Garza, Joseph" w:date="2023-09-29T20:06:00Z">
              <w:rPr>
                <w:rFonts w:ascii="Times New Roman" w:hAnsi="Times New Roman" w:cs="Times New Roman"/>
                <w:sz w:val="22"/>
                <w:szCs w:val="22"/>
              </w:rPr>
            </w:rPrChange>
          </w:rPr>
          <w:t>, primers,</w:t>
        </w:r>
      </w:ins>
      <w:ins w:id="1072" w:author="Garza, Joseph" w:date="2023-09-29T12:32:00Z">
        <w:r w:rsidR="00CE7747" w:rsidRPr="00E44136">
          <w:rPr>
            <w:rFonts w:ascii="Times New Roman" w:hAnsi="Times New Roman" w:cs="Times New Roman"/>
            <w:sz w:val="20"/>
            <w:szCs w:val="20"/>
            <w:rPrChange w:id="1073" w:author="Garza, Joseph" w:date="2023-09-29T20:06:00Z">
              <w:rPr>
                <w:rFonts w:ascii="Times New Roman" w:hAnsi="Times New Roman" w:cs="Times New Roman"/>
                <w:sz w:val="22"/>
                <w:szCs w:val="22"/>
              </w:rPr>
            </w:rPrChange>
          </w:rPr>
          <w:t xml:space="preserve"> fragment analysis and </w:t>
        </w:r>
        <w:r w:rsidR="00F42C42" w:rsidRPr="00E44136">
          <w:rPr>
            <w:rFonts w:ascii="Times New Roman" w:hAnsi="Times New Roman" w:cs="Times New Roman"/>
            <w:sz w:val="20"/>
            <w:szCs w:val="20"/>
            <w:rPrChange w:id="1074" w:author="Garza, Joseph" w:date="2023-09-29T20:06:00Z">
              <w:rPr>
                <w:rFonts w:ascii="Times New Roman" w:hAnsi="Times New Roman" w:cs="Times New Roman"/>
                <w:sz w:val="22"/>
                <w:szCs w:val="22"/>
              </w:rPr>
            </w:rPrChange>
          </w:rPr>
          <w:t>qPCR</w:t>
        </w:r>
      </w:ins>
      <w:ins w:id="1075" w:author="Garza, Joseph" w:date="2023-09-29T12:27:00Z">
        <w:r w:rsidR="007756AB" w:rsidRPr="00E44136">
          <w:rPr>
            <w:rFonts w:ascii="Times New Roman" w:hAnsi="Times New Roman" w:cs="Times New Roman"/>
            <w:sz w:val="20"/>
            <w:szCs w:val="20"/>
            <w:rPrChange w:id="1076" w:author="Garza, Joseph" w:date="2023-09-29T20:06:00Z">
              <w:rPr>
                <w:rFonts w:ascii="Times New Roman" w:hAnsi="Times New Roman" w:cs="Times New Roman"/>
                <w:sz w:val="22"/>
                <w:szCs w:val="22"/>
              </w:rPr>
            </w:rPrChange>
          </w:rPr>
          <w:t>.</w:t>
        </w:r>
      </w:ins>
      <w:ins w:id="1077" w:author="Garza, Joseph" w:date="2023-09-29T12:32:00Z">
        <w:r w:rsidR="00F42C42" w:rsidRPr="00E44136">
          <w:rPr>
            <w:rFonts w:ascii="Times New Roman" w:hAnsi="Times New Roman" w:cs="Times New Roman"/>
            <w:sz w:val="20"/>
            <w:szCs w:val="20"/>
            <w:rPrChange w:id="1078" w:author="Garza, Joseph" w:date="2023-09-29T20:06:00Z">
              <w:rPr>
                <w:rFonts w:ascii="Times New Roman" w:hAnsi="Times New Roman" w:cs="Times New Roman"/>
                <w:sz w:val="22"/>
                <w:szCs w:val="22"/>
              </w:rPr>
            </w:rPrChange>
          </w:rPr>
          <w:t xml:space="preserve"> </w:t>
        </w:r>
      </w:ins>
      <w:ins w:id="1079" w:author="Garza, Joseph" w:date="2023-09-29T12:38:00Z">
        <w:r w:rsidR="00774BBB" w:rsidRPr="00E44136">
          <w:rPr>
            <w:rFonts w:ascii="Times New Roman" w:hAnsi="Times New Roman" w:cs="Times New Roman"/>
            <w:sz w:val="20"/>
            <w:szCs w:val="20"/>
            <w:rPrChange w:id="1080" w:author="Garza, Joseph" w:date="2023-09-29T20:06:00Z">
              <w:rPr>
                <w:rFonts w:ascii="Times New Roman" w:hAnsi="Times New Roman" w:cs="Times New Roman"/>
                <w:sz w:val="22"/>
                <w:szCs w:val="22"/>
              </w:rPr>
            </w:rPrChange>
          </w:rPr>
          <w:t xml:space="preserve">We are requesting funding for </w:t>
        </w:r>
      </w:ins>
      <w:ins w:id="1081" w:author="Garza, Joseph" w:date="2023-09-29T12:04:00Z">
        <w:r w:rsidR="007A438F" w:rsidRPr="00E44136">
          <w:rPr>
            <w:rFonts w:ascii="Times New Roman" w:hAnsi="Times New Roman" w:cs="Times New Roman"/>
            <w:sz w:val="20"/>
            <w:szCs w:val="20"/>
            <w:rPrChange w:id="1082" w:author="Garza, Joseph" w:date="2023-09-29T20:06:00Z">
              <w:rPr>
                <w:rFonts w:ascii="Times New Roman" w:hAnsi="Times New Roman" w:cs="Times New Roman"/>
                <w:sz w:val="22"/>
                <w:szCs w:val="22"/>
              </w:rPr>
            </w:rPrChange>
          </w:rPr>
          <w:t>575 PCR</w:t>
        </w:r>
      </w:ins>
      <w:ins w:id="1083" w:author="Garza, Joseph" w:date="2023-09-29T12:20:00Z">
        <w:r w:rsidR="004F51F2" w:rsidRPr="00E44136">
          <w:rPr>
            <w:rFonts w:ascii="Times New Roman" w:hAnsi="Times New Roman" w:cs="Times New Roman"/>
            <w:sz w:val="20"/>
            <w:szCs w:val="20"/>
            <w:rPrChange w:id="1084" w:author="Garza, Joseph" w:date="2023-09-29T20:06:00Z">
              <w:rPr>
                <w:rFonts w:ascii="Times New Roman" w:hAnsi="Times New Roman" w:cs="Times New Roman"/>
                <w:sz w:val="22"/>
                <w:szCs w:val="22"/>
              </w:rPr>
            </w:rPrChange>
          </w:rPr>
          <w:t xml:space="preserve"> </w:t>
        </w:r>
      </w:ins>
      <w:ins w:id="1085" w:author="Garza, Joseph" w:date="2023-09-29T12:04:00Z">
        <w:r w:rsidR="007A438F" w:rsidRPr="00E44136">
          <w:rPr>
            <w:rFonts w:ascii="Times New Roman" w:hAnsi="Times New Roman" w:cs="Times New Roman"/>
            <w:sz w:val="20"/>
            <w:szCs w:val="20"/>
            <w:rPrChange w:id="1086" w:author="Garza, Joseph" w:date="2023-09-29T20:06:00Z">
              <w:rPr>
                <w:rFonts w:ascii="Times New Roman" w:hAnsi="Times New Roman" w:cs="Times New Roman"/>
                <w:sz w:val="22"/>
                <w:szCs w:val="22"/>
              </w:rPr>
            </w:rPrChange>
          </w:rPr>
          <w:t>r</w:t>
        </w:r>
      </w:ins>
      <w:ins w:id="1087" w:author="Garza, Joseph" w:date="2023-09-29T12:20:00Z">
        <w:r w:rsidR="004F51F2" w:rsidRPr="00E44136">
          <w:rPr>
            <w:rFonts w:ascii="Times New Roman" w:hAnsi="Times New Roman" w:cs="Times New Roman"/>
            <w:sz w:val="20"/>
            <w:szCs w:val="20"/>
            <w:rPrChange w:id="1088" w:author="Garza, Joseph" w:date="2023-09-29T20:06:00Z">
              <w:rPr>
                <w:rFonts w:ascii="Times New Roman" w:hAnsi="Times New Roman" w:cs="Times New Roman"/>
                <w:sz w:val="22"/>
                <w:szCs w:val="22"/>
              </w:rPr>
            </w:rPrChange>
          </w:rPr>
          <w:t>eactions</w:t>
        </w:r>
      </w:ins>
      <w:ins w:id="1089" w:author="Garza, Joseph" w:date="2023-09-29T12:15:00Z">
        <w:r w:rsidR="00423EA5" w:rsidRPr="00E44136">
          <w:rPr>
            <w:rFonts w:ascii="Times New Roman" w:hAnsi="Times New Roman" w:cs="Times New Roman"/>
            <w:sz w:val="20"/>
            <w:szCs w:val="20"/>
            <w:rPrChange w:id="1090" w:author="Garza, Joseph" w:date="2023-09-29T20:06:00Z">
              <w:rPr>
                <w:rFonts w:ascii="Times New Roman" w:hAnsi="Times New Roman" w:cs="Times New Roman"/>
                <w:sz w:val="22"/>
                <w:szCs w:val="22"/>
              </w:rPr>
            </w:rPrChange>
          </w:rPr>
          <w:t xml:space="preserve"> </w:t>
        </w:r>
      </w:ins>
      <w:ins w:id="1091" w:author="Garza, Joseph" w:date="2023-09-29T12:16:00Z">
        <w:r w:rsidR="007F2D49" w:rsidRPr="00E44136">
          <w:rPr>
            <w:rFonts w:ascii="Times New Roman" w:hAnsi="Times New Roman" w:cs="Times New Roman"/>
            <w:sz w:val="20"/>
            <w:szCs w:val="20"/>
            <w:rPrChange w:id="1092" w:author="Garza, Joseph" w:date="2023-09-29T20:06:00Z">
              <w:rPr>
                <w:rFonts w:ascii="Times New Roman" w:hAnsi="Times New Roman" w:cs="Times New Roman"/>
                <w:sz w:val="22"/>
                <w:szCs w:val="22"/>
              </w:rPr>
            </w:rPrChange>
          </w:rPr>
          <w:t>for</w:t>
        </w:r>
      </w:ins>
      <w:ins w:id="1093" w:author="Garza, Joseph" w:date="2023-09-29T12:15:00Z">
        <w:r w:rsidR="00423EA5" w:rsidRPr="00E44136">
          <w:rPr>
            <w:rFonts w:ascii="Times New Roman" w:hAnsi="Times New Roman" w:cs="Times New Roman"/>
            <w:sz w:val="20"/>
            <w:szCs w:val="20"/>
            <w:rPrChange w:id="1094" w:author="Garza, Joseph" w:date="2023-09-29T20:06:00Z">
              <w:rPr>
                <w:rFonts w:ascii="Times New Roman" w:hAnsi="Times New Roman" w:cs="Times New Roman"/>
                <w:sz w:val="22"/>
                <w:szCs w:val="22"/>
              </w:rPr>
            </w:rPrChange>
          </w:rPr>
          <w:t xml:space="preserve"> two</w:t>
        </w:r>
      </w:ins>
      <w:ins w:id="1095" w:author="Garza, Joseph" w:date="2023-09-29T19:51:00Z">
        <w:r w:rsidR="00C25DE3" w:rsidRPr="00E44136">
          <w:rPr>
            <w:rFonts w:ascii="Times New Roman" w:hAnsi="Times New Roman" w:cs="Times New Roman"/>
            <w:sz w:val="20"/>
            <w:szCs w:val="20"/>
            <w:rPrChange w:id="1096" w:author="Garza, Joseph" w:date="2023-09-29T20:06:00Z">
              <w:rPr>
                <w:rFonts w:ascii="Times New Roman" w:hAnsi="Times New Roman" w:cs="Times New Roman"/>
                <w:sz w:val="22"/>
                <w:szCs w:val="22"/>
              </w:rPr>
            </w:rPrChange>
          </w:rPr>
          <w:t xml:space="preserve"> specific</w:t>
        </w:r>
      </w:ins>
      <w:ins w:id="1097" w:author="Garza, Joseph" w:date="2023-09-29T12:15:00Z">
        <w:r w:rsidR="00423EA5" w:rsidRPr="00E44136">
          <w:rPr>
            <w:rFonts w:ascii="Times New Roman" w:hAnsi="Times New Roman" w:cs="Times New Roman"/>
            <w:sz w:val="20"/>
            <w:szCs w:val="20"/>
            <w:rPrChange w:id="1098" w:author="Garza, Joseph" w:date="2023-09-29T20:06:00Z">
              <w:rPr>
                <w:rFonts w:ascii="Times New Roman" w:hAnsi="Times New Roman" w:cs="Times New Roman"/>
                <w:sz w:val="22"/>
                <w:szCs w:val="22"/>
              </w:rPr>
            </w:rPrChange>
          </w:rPr>
          <w:t xml:space="preserve"> </w:t>
        </w:r>
      </w:ins>
      <w:ins w:id="1099" w:author="Garza, Joseph" w:date="2023-09-29T12:16:00Z">
        <w:r w:rsidR="007F2D49" w:rsidRPr="00E44136">
          <w:rPr>
            <w:rFonts w:ascii="Times New Roman" w:hAnsi="Times New Roman" w:cs="Times New Roman"/>
            <w:sz w:val="20"/>
            <w:szCs w:val="20"/>
            <w:rPrChange w:id="1100" w:author="Garza, Joseph" w:date="2023-09-29T20:06:00Z">
              <w:rPr>
                <w:rFonts w:ascii="Times New Roman" w:hAnsi="Times New Roman" w:cs="Times New Roman"/>
                <w:sz w:val="22"/>
                <w:szCs w:val="22"/>
              </w:rPr>
            </w:rPrChange>
          </w:rPr>
          <w:t xml:space="preserve">genes </w:t>
        </w:r>
      </w:ins>
      <w:ins w:id="1101" w:author="Garza, Joseph" w:date="2023-09-29T12:05:00Z">
        <w:r w:rsidR="007A438F" w:rsidRPr="00E44136">
          <w:rPr>
            <w:rFonts w:ascii="Times New Roman" w:hAnsi="Times New Roman" w:cs="Times New Roman"/>
            <w:sz w:val="20"/>
            <w:szCs w:val="20"/>
            <w:rPrChange w:id="1102" w:author="Garza, Joseph" w:date="2023-09-29T20:06:00Z">
              <w:rPr>
                <w:rFonts w:ascii="Times New Roman" w:hAnsi="Times New Roman" w:cs="Times New Roman"/>
                <w:sz w:val="22"/>
                <w:szCs w:val="22"/>
              </w:rPr>
            </w:rPrChange>
          </w:rPr>
          <w:t>(</w:t>
        </w:r>
      </w:ins>
      <w:ins w:id="1103" w:author="Garza, Joseph" w:date="2023-09-29T12:14:00Z">
        <w:r w:rsidR="00A721A0" w:rsidRPr="00E44136">
          <w:rPr>
            <w:rFonts w:ascii="Times New Roman" w:hAnsi="Times New Roman" w:cs="Times New Roman"/>
            <w:sz w:val="20"/>
            <w:szCs w:val="20"/>
            <w:rPrChange w:id="1104" w:author="Garza, Joseph" w:date="2023-09-29T20:06:00Z">
              <w:rPr>
                <w:rFonts w:ascii="Times New Roman" w:hAnsi="Times New Roman" w:cs="Times New Roman"/>
                <w:sz w:val="22"/>
                <w:szCs w:val="22"/>
              </w:rPr>
            </w:rPrChange>
          </w:rPr>
          <w:t>150</w:t>
        </w:r>
      </w:ins>
      <w:ins w:id="1105" w:author="Garza, Joseph" w:date="2023-09-29T12:05:00Z">
        <w:r w:rsidR="007A438F" w:rsidRPr="00E44136">
          <w:rPr>
            <w:rFonts w:ascii="Times New Roman" w:hAnsi="Times New Roman" w:cs="Times New Roman"/>
            <w:sz w:val="20"/>
            <w:szCs w:val="20"/>
            <w:rPrChange w:id="1106" w:author="Garza, Joseph" w:date="2023-09-29T20:06:00Z">
              <w:rPr>
                <w:rFonts w:ascii="Times New Roman" w:hAnsi="Times New Roman" w:cs="Times New Roman"/>
                <w:sz w:val="22"/>
                <w:szCs w:val="22"/>
              </w:rPr>
            </w:rPrChange>
          </w:rPr>
          <w:t xml:space="preserve">rxns per </w:t>
        </w:r>
      </w:ins>
      <w:ins w:id="1107" w:author="Garza, Joseph" w:date="2023-09-29T19:51:00Z">
        <w:r w:rsidR="00C25DE3" w:rsidRPr="00E44136">
          <w:rPr>
            <w:rFonts w:ascii="Times New Roman" w:hAnsi="Times New Roman" w:cs="Times New Roman"/>
            <w:sz w:val="20"/>
            <w:szCs w:val="20"/>
            <w:rPrChange w:id="1108" w:author="Garza, Joseph" w:date="2023-09-29T20:06:00Z">
              <w:rPr>
                <w:rFonts w:ascii="Times New Roman" w:hAnsi="Times New Roman" w:cs="Times New Roman"/>
                <w:sz w:val="22"/>
                <w:szCs w:val="22"/>
              </w:rPr>
            </w:rPrChange>
          </w:rPr>
          <w:t>locus</w:t>
        </w:r>
      </w:ins>
      <w:ins w:id="1109" w:author="Garza, Joseph" w:date="2023-09-29T12:14:00Z">
        <w:r w:rsidR="00A721A0" w:rsidRPr="00E44136">
          <w:rPr>
            <w:rFonts w:ascii="Times New Roman" w:hAnsi="Times New Roman" w:cs="Times New Roman"/>
            <w:sz w:val="20"/>
            <w:szCs w:val="20"/>
            <w:rPrChange w:id="1110" w:author="Garza, Joseph" w:date="2023-09-29T20:06:00Z">
              <w:rPr>
                <w:rFonts w:ascii="Times New Roman" w:hAnsi="Times New Roman" w:cs="Times New Roman"/>
                <w:sz w:val="22"/>
                <w:szCs w:val="22"/>
              </w:rPr>
            </w:rPrChange>
          </w:rPr>
          <w:t xml:space="preserve">, </w:t>
        </w:r>
      </w:ins>
      <w:ins w:id="1111" w:author="Garza, Joseph" w:date="2023-09-29T12:15:00Z">
        <w:r w:rsidR="00A721A0" w:rsidRPr="00E44136">
          <w:rPr>
            <w:rFonts w:ascii="Times New Roman" w:hAnsi="Times New Roman" w:cs="Times New Roman"/>
            <w:sz w:val="20"/>
            <w:szCs w:val="20"/>
            <w:rPrChange w:id="1112" w:author="Garza, Joseph" w:date="2023-09-29T20:06:00Z">
              <w:rPr>
                <w:rFonts w:ascii="Times New Roman" w:hAnsi="Times New Roman" w:cs="Times New Roman"/>
                <w:sz w:val="22"/>
                <w:szCs w:val="22"/>
              </w:rPr>
            </w:rPrChange>
          </w:rPr>
          <w:t xml:space="preserve">300rxns per gene </w:t>
        </w:r>
        <w:r w:rsidR="00423EA5" w:rsidRPr="00E44136">
          <w:rPr>
            <w:rFonts w:ascii="Times New Roman" w:hAnsi="Times New Roman" w:cs="Times New Roman"/>
            <w:sz w:val="20"/>
            <w:szCs w:val="20"/>
            <w:rPrChange w:id="1113" w:author="Garza, Joseph" w:date="2023-09-29T20:06:00Z">
              <w:rPr>
                <w:rFonts w:ascii="Times New Roman" w:hAnsi="Times New Roman" w:cs="Times New Roman"/>
                <w:sz w:val="22"/>
                <w:szCs w:val="22"/>
              </w:rPr>
            </w:rPrChange>
          </w:rPr>
          <w:t>at a total of 600r</w:t>
        </w:r>
      </w:ins>
      <w:ins w:id="1114" w:author="Garza, Joseph" w:date="2023-09-29T19:51:00Z">
        <w:r w:rsidR="00C25DE3" w:rsidRPr="00E44136">
          <w:rPr>
            <w:rFonts w:ascii="Times New Roman" w:hAnsi="Times New Roman" w:cs="Times New Roman"/>
            <w:sz w:val="20"/>
            <w:szCs w:val="20"/>
            <w:rPrChange w:id="1115" w:author="Garza, Joseph" w:date="2023-09-29T20:06:00Z">
              <w:rPr>
                <w:rFonts w:ascii="Times New Roman" w:hAnsi="Times New Roman" w:cs="Times New Roman"/>
                <w:sz w:val="22"/>
                <w:szCs w:val="22"/>
              </w:rPr>
            </w:rPrChange>
          </w:rPr>
          <w:t>x</w:t>
        </w:r>
      </w:ins>
      <w:ins w:id="1116" w:author="Garza, Joseph" w:date="2023-09-29T12:15:00Z">
        <w:r w:rsidR="00423EA5" w:rsidRPr="00E44136">
          <w:rPr>
            <w:rFonts w:ascii="Times New Roman" w:hAnsi="Times New Roman" w:cs="Times New Roman"/>
            <w:sz w:val="20"/>
            <w:szCs w:val="20"/>
            <w:rPrChange w:id="1117" w:author="Garza, Joseph" w:date="2023-09-29T20:06:00Z">
              <w:rPr>
                <w:rFonts w:ascii="Times New Roman" w:hAnsi="Times New Roman" w:cs="Times New Roman"/>
                <w:sz w:val="22"/>
                <w:szCs w:val="22"/>
              </w:rPr>
            </w:rPrChange>
          </w:rPr>
          <w:t>ns</w:t>
        </w:r>
      </w:ins>
      <w:ins w:id="1118" w:author="Garza, Joseph" w:date="2023-09-29T12:16:00Z">
        <w:r w:rsidR="007F2D49" w:rsidRPr="00E44136">
          <w:rPr>
            <w:rFonts w:ascii="Times New Roman" w:hAnsi="Times New Roman" w:cs="Times New Roman"/>
            <w:sz w:val="20"/>
            <w:szCs w:val="20"/>
            <w:rPrChange w:id="1119" w:author="Garza, Joseph" w:date="2023-09-29T20:06:00Z">
              <w:rPr>
                <w:rFonts w:ascii="Times New Roman" w:hAnsi="Times New Roman" w:cs="Times New Roman"/>
                <w:sz w:val="22"/>
                <w:szCs w:val="22"/>
              </w:rPr>
            </w:rPrChange>
          </w:rPr>
          <w:t xml:space="preserve">). </w:t>
        </w:r>
      </w:ins>
      <w:ins w:id="1120" w:author="Garza, Joseph" w:date="2023-09-29T12:17:00Z">
        <w:r w:rsidR="00066EB5" w:rsidRPr="00E44136">
          <w:rPr>
            <w:rFonts w:ascii="Times New Roman" w:hAnsi="Times New Roman" w:cs="Times New Roman"/>
            <w:sz w:val="20"/>
            <w:szCs w:val="20"/>
            <w:rPrChange w:id="1121" w:author="Garza, Joseph" w:date="2023-09-29T20:06:00Z">
              <w:rPr>
                <w:rFonts w:ascii="Times New Roman" w:hAnsi="Times New Roman" w:cs="Times New Roman"/>
                <w:sz w:val="22"/>
                <w:szCs w:val="22"/>
              </w:rPr>
            </w:rPrChange>
          </w:rPr>
          <w:t xml:space="preserve">Conducting </w:t>
        </w:r>
        <w:r w:rsidR="001C25BB" w:rsidRPr="00E44136">
          <w:rPr>
            <w:rFonts w:ascii="Times New Roman" w:hAnsi="Times New Roman" w:cs="Times New Roman"/>
            <w:sz w:val="20"/>
            <w:szCs w:val="20"/>
            <w:rPrChange w:id="1122" w:author="Garza, Joseph" w:date="2023-09-29T20:06:00Z">
              <w:rPr>
                <w:rFonts w:ascii="Times New Roman" w:hAnsi="Times New Roman" w:cs="Times New Roman"/>
                <w:sz w:val="22"/>
                <w:szCs w:val="22"/>
              </w:rPr>
            </w:rPrChange>
          </w:rPr>
          <w:t>150rxns per loc</w:t>
        </w:r>
      </w:ins>
      <w:ins w:id="1123" w:author="Garza, Joseph" w:date="2023-09-29T19:51:00Z">
        <w:r w:rsidR="00C25DE3" w:rsidRPr="00E44136">
          <w:rPr>
            <w:rFonts w:ascii="Times New Roman" w:hAnsi="Times New Roman" w:cs="Times New Roman"/>
            <w:sz w:val="20"/>
            <w:szCs w:val="20"/>
            <w:rPrChange w:id="1124" w:author="Garza, Joseph" w:date="2023-09-29T20:06:00Z">
              <w:rPr>
                <w:rFonts w:ascii="Times New Roman" w:hAnsi="Times New Roman" w:cs="Times New Roman"/>
                <w:sz w:val="22"/>
                <w:szCs w:val="22"/>
              </w:rPr>
            </w:rPrChange>
          </w:rPr>
          <w:t>us</w:t>
        </w:r>
      </w:ins>
      <w:ins w:id="1125" w:author="Garza, Joseph" w:date="2023-09-29T12:17:00Z">
        <w:r w:rsidR="001C25BB" w:rsidRPr="00E44136">
          <w:rPr>
            <w:rFonts w:ascii="Times New Roman" w:hAnsi="Times New Roman" w:cs="Times New Roman"/>
            <w:sz w:val="20"/>
            <w:szCs w:val="20"/>
            <w:rPrChange w:id="1126" w:author="Garza, Joseph" w:date="2023-09-29T20:06:00Z">
              <w:rPr>
                <w:rFonts w:ascii="Times New Roman" w:hAnsi="Times New Roman" w:cs="Times New Roman"/>
                <w:sz w:val="22"/>
                <w:szCs w:val="22"/>
              </w:rPr>
            </w:rPrChange>
          </w:rPr>
          <w:t xml:space="preserve"> will give us the opportunity to amplify a single </w:t>
        </w:r>
      </w:ins>
      <w:ins w:id="1127" w:author="Garza, Joseph" w:date="2023-09-29T19:52:00Z">
        <w:r w:rsidR="006A3C04" w:rsidRPr="00E44136">
          <w:rPr>
            <w:rFonts w:ascii="Times New Roman" w:hAnsi="Times New Roman" w:cs="Times New Roman"/>
            <w:sz w:val="20"/>
            <w:szCs w:val="20"/>
            <w:rPrChange w:id="1128" w:author="Garza, Joseph" w:date="2023-09-29T20:06:00Z">
              <w:rPr>
                <w:rFonts w:ascii="Times New Roman" w:hAnsi="Times New Roman" w:cs="Times New Roman"/>
                <w:sz w:val="22"/>
                <w:szCs w:val="22"/>
              </w:rPr>
            </w:rPrChange>
          </w:rPr>
          <w:t>gene</w:t>
        </w:r>
      </w:ins>
      <w:ins w:id="1129" w:author="Garza, Joseph" w:date="2023-09-29T12:17:00Z">
        <w:r w:rsidR="001C25BB" w:rsidRPr="00E44136">
          <w:rPr>
            <w:rFonts w:ascii="Times New Roman" w:hAnsi="Times New Roman" w:cs="Times New Roman"/>
            <w:sz w:val="20"/>
            <w:szCs w:val="20"/>
            <w:rPrChange w:id="1130" w:author="Garza, Joseph" w:date="2023-09-29T20:06:00Z">
              <w:rPr>
                <w:rFonts w:ascii="Times New Roman" w:hAnsi="Times New Roman" w:cs="Times New Roman"/>
                <w:sz w:val="22"/>
                <w:szCs w:val="22"/>
              </w:rPr>
            </w:rPrChange>
          </w:rPr>
          <w:t xml:space="preserve"> twice</w:t>
        </w:r>
      </w:ins>
      <w:ins w:id="1131" w:author="Garza, Joseph" w:date="2023-09-29T12:38:00Z">
        <w:r w:rsidR="00A92078" w:rsidRPr="00E44136">
          <w:rPr>
            <w:rFonts w:ascii="Times New Roman" w:hAnsi="Times New Roman" w:cs="Times New Roman"/>
            <w:sz w:val="20"/>
            <w:szCs w:val="20"/>
            <w:rPrChange w:id="1132" w:author="Garza, Joseph" w:date="2023-09-29T20:06:00Z">
              <w:rPr>
                <w:rFonts w:ascii="Times New Roman" w:hAnsi="Times New Roman" w:cs="Times New Roman"/>
                <w:sz w:val="22"/>
                <w:szCs w:val="22"/>
              </w:rPr>
            </w:rPrChange>
          </w:rPr>
          <w:t xml:space="preserve">. </w:t>
        </w:r>
      </w:ins>
      <w:ins w:id="1133" w:author="Garza, Joseph" w:date="2023-09-29T19:58:00Z">
        <w:r w:rsidR="0028055D" w:rsidRPr="00E44136">
          <w:rPr>
            <w:rFonts w:ascii="Times New Roman" w:hAnsi="Times New Roman" w:cs="Times New Roman"/>
            <w:sz w:val="20"/>
            <w:szCs w:val="20"/>
            <w:rPrChange w:id="1134" w:author="Garza, Joseph" w:date="2023-09-29T20:06:00Z">
              <w:rPr>
                <w:rFonts w:ascii="Times New Roman" w:hAnsi="Times New Roman" w:cs="Times New Roman"/>
                <w:sz w:val="22"/>
                <w:szCs w:val="22"/>
              </w:rPr>
            </w:rPrChange>
          </w:rPr>
          <w:t>This is imperative because</w:t>
        </w:r>
      </w:ins>
      <w:ins w:id="1135" w:author="Garza, Joseph" w:date="2023-09-29T12:18:00Z">
        <w:r w:rsidR="006767BD" w:rsidRPr="00E44136">
          <w:rPr>
            <w:rFonts w:ascii="Times New Roman" w:hAnsi="Times New Roman" w:cs="Times New Roman"/>
            <w:sz w:val="20"/>
            <w:szCs w:val="20"/>
            <w:rPrChange w:id="1136" w:author="Garza, Joseph" w:date="2023-09-29T20:06:00Z">
              <w:rPr>
                <w:rFonts w:ascii="Times New Roman" w:hAnsi="Times New Roman" w:cs="Times New Roman"/>
                <w:sz w:val="22"/>
                <w:szCs w:val="22"/>
              </w:rPr>
            </w:rPrChange>
          </w:rPr>
          <w:t xml:space="preserve"> </w:t>
        </w:r>
        <w:r w:rsidR="006767BD" w:rsidRPr="00E44136">
          <w:rPr>
            <w:rFonts w:ascii="Times New Roman" w:hAnsi="Times New Roman" w:cs="Times New Roman"/>
            <w:sz w:val="20"/>
            <w:szCs w:val="20"/>
            <w:rPrChange w:id="1137" w:author="Garza, Joseph" w:date="2023-09-29T20:06:00Z">
              <w:rPr>
                <w:rFonts w:ascii="Times New Roman" w:hAnsi="Times New Roman" w:cs="Times New Roman"/>
                <w:sz w:val="22"/>
                <w:szCs w:val="22"/>
              </w:rPr>
            </w:rPrChange>
          </w:rPr>
          <w:lastRenderedPageBreak/>
          <w:t xml:space="preserve">conducting more PCR reactions </w:t>
        </w:r>
      </w:ins>
      <w:ins w:id="1138" w:author="Garza, Joseph" w:date="2023-09-29T12:38:00Z">
        <w:r w:rsidR="00A92078" w:rsidRPr="00E44136">
          <w:rPr>
            <w:rFonts w:ascii="Times New Roman" w:hAnsi="Times New Roman" w:cs="Times New Roman"/>
            <w:sz w:val="20"/>
            <w:szCs w:val="20"/>
            <w:rPrChange w:id="1139" w:author="Garza, Joseph" w:date="2023-09-29T20:06:00Z">
              <w:rPr>
                <w:rFonts w:ascii="Times New Roman" w:hAnsi="Times New Roman" w:cs="Times New Roman"/>
                <w:sz w:val="22"/>
                <w:szCs w:val="22"/>
              </w:rPr>
            </w:rPrChange>
          </w:rPr>
          <w:t>per lo</w:t>
        </w:r>
      </w:ins>
      <w:ins w:id="1140" w:author="Garza, Joseph" w:date="2023-09-29T12:39:00Z">
        <w:r w:rsidR="00A92078" w:rsidRPr="00E44136">
          <w:rPr>
            <w:rFonts w:ascii="Times New Roman" w:hAnsi="Times New Roman" w:cs="Times New Roman"/>
            <w:sz w:val="20"/>
            <w:szCs w:val="20"/>
            <w:rPrChange w:id="1141" w:author="Garza, Joseph" w:date="2023-09-29T20:06:00Z">
              <w:rPr>
                <w:rFonts w:ascii="Times New Roman" w:hAnsi="Times New Roman" w:cs="Times New Roman"/>
                <w:sz w:val="22"/>
                <w:szCs w:val="22"/>
              </w:rPr>
            </w:rPrChange>
          </w:rPr>
          <w:t>c</w:t>
        </w:r>
      </w:ins>
      <w:ins w:id="1142" w:author="Garza, Joseph" w:date="2023-09-29T19:52:00Z">
        <w:r w:rsidR="00A219F9" w:rsidRPr="00E44136">
          <w:rPr>
            <w:rFonts w:ascii="Times New Roman" w:hAnsi="Times New Roman" w:cs="Times New Roman"/>
            <w:sz w:val="20"/>
            <w:szCs w:val="20"/>
            <w:rPrChange w:id="1143" w:author="Garza, Joseph" w:date="2023-09-29T20:06:00Z">
              <w:rPr>
                <w:rFonts w:ascii="Times New Roman" w:hAnsi="Times New Roman" w:cs="Times New Roman"/>
                <w:sz w:val="22"/>
                <w:szCs w:val="22"/>
              </w:rPr>
            </w:rPrChange>
          </w:rPr>
          <w:t>us</w:t>
        </w:r>
      </w:ins>
      <w:ins w:id="1144" w:author="Garza, Joseph" w:date="2023-09-29T12:39:00Z">
        <w:r w:rsidR="00A92078" w:rsidRPr="00E44136">
          <w:rPr>
            <w:rFonts w:ascii="Times New Roman" w:hAnsi="Times New Roman" w:cs="Times New Roman"/>
            <w:sz w:val="20"/>
            <w:szCs w:val="20"/>
            <w:rPrChange w:id="1145" w:author="Garza, Joseph" w:date="2023-09-29T20:06:00Z">
              <w:rPr>
                <w:rFonts w:ascii="Times New Roman" w:hAnsi="Times New Roman" w:cs="Times New Roman"/>
                <w:sz w:val="22"/>
                <w:szCs w:val="22"/>
              </w:rPr>
            </w:rPrChange>
          </w:rPr>
          <w:t xml:space="preserve"> </w:t>
        </w:r>
      </w:ins>
      <w:ins w:id="1146" w:author="Garza, Joseph" w:date="2023-09-29T12:18:00Z">
        <w:r w:rsidR="006767BD" w:rsidRPr="00E44136">
          <w:rPr>
            <w:rFonts w:ascii="Times New Roman" w:hAnsi="Times New Roman" w:cs="Times New Roman"/>
            <w:sz w:val="20"/>
            <w:szCs w:val="20"/>
            <w:rPrChange w:id="1147" w:author="Garza, Joseph" w:date="2023-09-29T20:06:00Z">
              <w:rPr>
                <w:rFonts w:ascii="Times New Roman" w:hAnsi="Times New Roman" w:cs="Times New Roman"/>
                <w:sz w:val="22"/>
                <w:szCs w:val="22"/>
              </w:rPr>
            </w:rPrChange>
          </w:rPr>
          <w:t>will allow for increased replicates and controls</w:t>
        </w:r>
      </w:ins>
      <w:ins w:id="1148" w:author="Garza, Joseph" w:date="2023-09-29T20:30:00Z">
        <w:r w:rsidR="00535A3E">
          <w:rPr>
            <w:rFonts w:ascii="Times New Roman" w:hAnsi="Times New Roman" w:cs="Times New Roman"/>
            <w:sz w:val="20"/>
            <w:szCs w:val="20"/>
          </w:rPr>
          <w:t>; t</w:t>
        </w:r>
      </w:ins>
      <w:ins w:id="1149" w:author="Garza, Joseph" w:date="2023-09-29T12:18:00Z">
        <w:r w:rsidR="006767BD" w:rsidRPr="00E44136">
          <w:rPr>
            <w:rFonts w:ascii="Times New Roman" w:hAnsi="Times New Roman" w:cs="Times New Roman"/>
            <w:sz w:val="20"/>
            <w:szCs w:val="20"/>
            <w:rPrChange w:id="1150" w:author="Garza, Joseph" w:date="2023-09-29T20:06:00Z">
              <w:rPr>
                <w:rFonts w:ascii="Times New Roman" w:hAnsi="Times New Roman" w:cs="Times New Roman"/>
                <w:sz w:val="22"/>
                <w:szCs w:val="22"/>
              </w:rPr>
            </w:rPrChange>
          </w:rPr>
          <w:t>hereby i</w:t>
        </w:r>
        <w:r w:rsidR="00755EA7" w:rsidRPr="00E44136">
          <w:rPr>
            <w:rFonts w:ascii="Times New Roman" w:hAnsi="Times New Roman" w:cs="Times New Roman"/>
            <w:sz w:val="20"/>
            <w:szCs w:val="20"/>
            <w:rPrChange w:id="1151" w:author="Garza, Joseph" w:date="2023-09-29T20:06:00Z">
              <w:rPr>
                <w:rFonts w:ascii="Times New Roman" w:hAnsi="Times New Roman" w:cs="Times New Roman"/>
                <w:sz w:val="22"/>
                <w:szCs w:val="22"/>
              </w:rPr>
            </w:rPrChange>
          </w:rPr>
          <w:t xml:space="preserve">mproving the </w:t>
        </w:r>
      </w:ins>
      <w:ins w:id="1152" w:author="Garza, Joseph" w:date="2023-09-29T12:20:00Z">
        <w:r w:rsidR="00F159B0" w:rsidRPr="00E44136">
          <w:rPr>
            <w:rFonts w:ascii="Times New Roman" w:hAnsi="Times New Roman" w:cs="Times New Roman"/>
            <w:sz w:val="20"/>
            <w:szCs w:val="20"/>
            <w:rPrChange w:id="1153" w:author="Garza, Joseph" w:date="2023-09-29T20:06:00Z">
              <w:rPr>
                <w:rFonts w:ascii="Times New Roman" w:hAnsi="Times New Roman" w:cs="Times New Roman"/>
                <w:sz w:val="22"/>
                <w:szCs w:val="22"/>
              </w:rPr>
            </w:rPrChange>
          </w:rPr>
          <w:t>reliability</w:t>
        </w:r>
      </w:ins>
      <w:ins w:id="1154" w:author="Garza, Joseph" w:date="2023-09-29T12:18:00Z">
        <w:r w:rsidR="00755EA7" w:rsidRPr="00E44136">
          <w:rPr>
            <w:rFonts w:ascii="Times New Roman" w:hAnsi="Times New Roman" w:cs="Times New Roman"/>
            <w:sz w:val="20"/>
            <w:szCs w:val="20"/>
            <w:rPrChange w:id="1155" w:author="Garza, Joseph" w:date="2023-09-29T20:06:00Z">
              <w:rPr>
                <w:rFonts w:ascii="Times New Roman" w:hAnsi="Times New Roman" w:cs="Times New Roman"/>
                <w:sz w:val="22"/>
                <w:szCs w:val="22"/>
              </w:rPr>
            </w:rPrChange>
          </w:rPr>
          <w:t xml:space="preserve"> and reproducibility of </w:t>
        </w:r>
      </w:ins>
      <w:ins w:id="1156" w:author="Garza, Joseph" w:date="2023-09-29T20:30:00Z">
        <w:r w:rsidR="0027199F">
          <w:rPr>
            <w:rFonts w:ascii="Times New Roman" w:hAnsi="Times New Roman" w:cs="Times New Roman"/>
            <w:sz w:val="20"/>
            <w:szCs w:val="20"/>
          </w:rPr>
          <w:t xml:space="preserve">our </w:t>
        </w:r>
      </w:ins>
      <w:ins w:id="1157" w:author="Garza, Joseph" w:date="2023-09-29T12:18:00Z">
        <w:r w:rsidR="00755EA7" w:rsidRPr="00E44136">
          <w:rPr>
            <w:rFonts w:ascii="Times New Roman" w:hAnsi="Times New Roman" w:cs="Times New Roman"/>
            <w:sz w:val="20"/>
            <w:szCs w:val="20"/>
            <w:rPrChange w:id="1158" w:author="Garza, Joseph" w:date="2023-09-29T20:06:00Z">
              <w:rPr>
                <w:rFonts w:ascii="Times New Roman" w:hAnsi="Times New Roman" w:cs="Times New Roman"/>
                <w:sz w:val="22"/>
                <w:szCs w:val="22"/>
              </w:rPr>
            </w:rPrChange>
          </w:rPr>
          <w:t xml:space="preserve">experimental results. </w:t>
        </w:r>
      </w:ins>
      <w:ins w:id="1159" w:author="Garza, Joseph" w:date="2023-09-29T12:19:00Z">
        <w:r w:rsidR="00755EA7" w:rsidRPr="00E44136">
          <w:rPr>
            <w:rFonts w:ascii="Times New Roman" w:hAnsi="Times New Roman" w:cs="Times New Roman"/>
            <w:sz w:val="20"/>
            <w:szCs w:val="20"/>
            <w:rPrChange w:id="1160" w:author="Garza, Joseph" w:date="2023-09-29T20:06:00Z">
              <w:rPr>
                <w:rFonts w:ascii="Times New Roman" w:hAnsi="Times New Roman" w:cs="Times New Roman"/>
                <w:sz w:val="22"/>
                <w:szCs w:val="22"/>
              </w:rPr>
            </w:rPrChange>
          </w:rPr>
          <w:t xml:space="preserve">Lastly, </w:t>
        </w:r>
        <w:r w:rsidR="00045D19" w:rsidRPr="00E44136">
          <w:rPr>
            <w:rFonts w:ascii="Times New Roman" w:hAnsi="Times New Roman" w:cs="Times New Roman"/>
            <w:sz w:val="20"/>
            <w:szCs w:val="20"/>
            <w:rPrChange w:id="1161" w:author="Garza, Joseph" w:date="2023-09-29T20:06:00Z">
              <w:rPr>
                <w:rFonts w:ascii="Times New Roman" w:hAnsi="Times New Roman" w:cs="Times New Roman"/>
                <w:sz w:val="22"/>
                <w:szCs w:val="22"/>
              </w:rPr>
            </w:rPrChange>
          </w:rPr>
          <w:t>because coral historically yield low amount</w:t>
        </w:r>
      </w:ins>
      <w:ins w:id="1162" w:author="Garza, Joseph" w:date="2023-09-29T19:52:00Z">
        <w:r w:rsidR="00A219F9" w:rsidRPr="00E44136">
          <w:rPr>
            <w:rFonts w:ascii="Times New Roman" w:hAnsi="Times New Roman" w:cs="Times New Roman"/>
            <w:sz w:val="20"/>
            <w:szCs w:val="20"/>
            <w:rPrChange w:id="1163" w:author="Garza, Joseph" w:date="2023-09-29T20:06:00Z">
              <w:rPr>
                <w:rFonts w:ascii="Times New Roman" w:hAnsi="Times New Roman" w:cs="Times New Roman"/>
                <w:sz w:val="22"/>
                <w:szCs w:val="22"/>
              </w:rPr>
            </w:rPrChange>
          </w:rPr>
          <w:t>s</w:t>
        </w:r>
      </w:ins>
      <w:ins w:id="1164" w:author="Garza, Joseph" w:date="2023-09-29T12:19:00Z">
        <w:r w:rsidR="00045D19" w:rsidRPr="00E44136">
          <w:rPr>
            <w:rFonts w:ascii="Times New Roman" w:hAnsi="Times New Roman" w:cs="Times New Roman"/>
            <w:sz w:val="20"/>
            <w:szCs w:val="20"/>
            <w:rPrChange w:id="1165" w:author="Garza, Joseph" w:date="2023-09-29T20:06:00Z">
              <w:rPr>
                <w:rFonts w:ascii="Times New Roman" w:hAnsi="Times New Roman" w:cs="Times New Roman"/>
                <w:sz w:val="22"/>
                <w:szCs w:val="22"/>
              </w:rPr>
            </w:rPrChange>
          </w:rPr>
          <w:t xml:space="preserve"> of DNA, this will ensure sufficient material for downstream analysis without depleting </w:t>
        </w:r>
      </w:ins>
      <w:ins w:id="1166" w:author="Garza, Joseph" w:date="2023-09-29T19:53:00Z">
        <w:r w:rsidR="00A219F9" w:rsidRPr="00E44136">
          <w:rPr>
            <w:rFonts w:ascii="Times New Roman" w:hAnsi="Times New Roman" w:cs="Times New Roman"/>
            <w:sz w:val="20"/>
            <w:szCs w:val="20"/>
            <w:rPrChange w:id="1167" w:author="Garza, Joseph" w:date="2023-09-29T20:06:00Z">
              <w:rPr>
                <w:rFonts w:ascii="Times New Roman" w:hAnsi="Times New Roman" w:cs="Times New Roman"/>
                <w:sz w:val="22"/>
                <w:szCs w:val="22"/>
              </w:rPr>
            </w:rPrChange>
          </w:rPr>
          <w:t>our</w:t>
        </w:r>
      </w:ins>
      <w:ins w:id="1168" w:author="Garza, Joseph" w:date="2023-09-29T12:19:00Z">
        <w:r w:rsidR="00045D19" w:rsidRPr="00E44136">
          <w:rPr>
            <w:rFonts w:ascii="Times New Roman" w:hAnsi="Times New Roman" w:cs="Times New Roman"/>
            <w:sz w:val="20"/>
            <w:szCs w:val="20"/>
            <w:rPrChange w:id="1169" w:author="Garza, Joseph" w:date="2023-09-29T20:06:00Z">
              <w:rPr>
                <w:rFonts w:ascii="Times New Roman" w:hAnsi="Times New Roman" w:cs="Times New Roman"/>
                <w:sz w:val="22"/>
                <w:szCs w:val="22"/>
              </w:rPr>
            </w:rPrChange>
          </w:rPr>
          <w:t xml:space="preserve"> original samp</w:t>
        </w:r>
      </w:ins>
      <w:ins w:id="1170" w:author="Garza, Joseph" w:date="2023-09-29T19:53:00Z">
        <w:r w:rsidR="00A219F9" w:rsidRPr="00E44136">
          <w:rPr>
            <w:rFonts w:ascii="Times New Roman" w:hAnsi="Times New Roman" w:cs="Times New Roman"/>
            <w:sz w:val="20"/>
            <w:szCs w:val="20"/>
            <w:rPrChange w:id="1171" w:author="Garza, Joseph" w:date="2023-09-29T20:06:00Z">
              <w:rPr>
                <w:rFonts w:ascii="Times New Roman" w:hAnsi="Times New Roman" w:cs="Times New Roman"/>
                <w:sz w:val="22"/>
                <w:szCs w:val="22"/>
              </w:rPr>
            </w:rPrChange>
          </w:rPr>
          <w:t>l</w:t>
        </w:r>
      </w:ins>
      <w:ins w:id="1172" w:author="Garza, Joseph" w:date="2023-09-29T12:19:00Z">
        <w:r w:rsidR="00045D19" w:rsidRPr="00E44136">
          <w:rPr>
            <w:rFonts w:ascii="Times New Roman" w:hAnsi="Times New Roman" w:cs="Times New Roman"/>
            <w:sz w:val="20"/>
            <w:szCs w:val="20"/>
            <w:rPrChange w:id="1173" w:author="Garza, Joseph" w:date="2023-09-29T20:06:00Z">
              <w:rPr>
                <w:rFonts w:ascii="Times New Roman" w:hAnsi="Times New Roman" w:cs="Times New Roman"/>
                <w:sz w:val="22"/>
                <w:szCs w:val="22"/>
              </w:rPr>
            </w:rPrChange>
          </w:rPr>
          <w:t>e</w:t>
        </w:r>
      </w:ins>
      <w:ins w:id="1174" w:author="Garza, Joseph" w:date="2023-09-29T19:53:00Z">
        <w:r w:rsidR="00A219F9" w:rsidRPr="00E44136">
          <w:rPr>
            <w:rFonts w:ascii="Times New Roman" w:hAnsi="Times New Roman" w:cs="Times New Roman"/>
            <w:sz w:val="20"/>
            <w:szCs w:val="20"/>
            <w:rPrChange w:id="1175" w:author="Garza, Joseph" w:date="2023-09-29T20:06:00Z">
              <w:rPr>
                <w:rFonts w:ascii="Times New Roman" w:hAnsi="Times New Roman" w:cs="Times New Roman"/>
                <w:sz w:val="22"/>
                <w:szCs w:val="22"/>
              </w:rPr>
            </w:rPrChange>
          </w:rPr>
          <w:t>s</w:t>
        </w:r>
      </w:ins>
      <w:ins w:id="1176" w:author="Garza, Joseph" w:date="2023-09-29T12:19:00Z">
        <w:r w:rsidR="00045D19" w:rsidRPr="00E44136">
          <w:rPr>
            <w:rFonts w:ascii="Times New Roman" w:hAnsi="Times New Roman" w:cs="Times New Roman"/>
            <w:sz w:val="20"/>
            <w:szCs w:val="20"/>
            <w:rPrChange w:id="1177" w:author="Garza, Joseph" w:date="2023-09-29T20:06:00Z">
              <w:rPr>
                <w:rFonts w:ascii="Times New Roman" w:hAnsi="Times New Roman" w:cs="Times New Roman"/>
                <w:sz w:val="22"/>
                <w:szCs w:val="22"/>
              </w:rPr>
            </w:rPrChange>
          </w:rPr>
          <w:t>.</w:t>
        </w:r>
      </w:ins>
      <w:ins w:id="1178" w:author="Garza, Joseph" w:date="2023-09-29T12:21:00Z">
        <w:r w:rsidR="001E4D71" w:rsidRPr="00E44136">
          <w:rPr>
            <w:rFonts w:ascii="Times New Roman" w:hAnsi="Times New Roman" w:cs="Times New Roman"/>
            <w:sz w:val="20"/>
            <w:szCs w:val="20"/>
            <w:rPrChange w:id="1179" w:author="Garza, Joseph" w:date="2023-09-29T20:06:00Z">
              <w:rPr>
                <w:rFonts w:ascii="Times New Roman" w:hAnsi="Times New Roman" w:cs="Times New Roman"/>
                <w:sz w:val="22"/>
                <w:szCs w:val="22"/>
              </w:rPr>
            </w:rPrChange>
          </w:rPr>
          <w:t xml:space="preserve"> </w:t>
        </w:r>
      </w:ins>
    </w:p>
    <w:p w14:paraId="52CEE834" w14:textId="77777777" w:rsidR="00C92F89" w:rsidRPr="00E44136" w:rsidRDefault="00C92F89">
      <w:pPr>
        <w:rPr>
          <w:ins w:id="1180" w:author="Garza, Joseph" w:date="2023-09-29T12:22:00Z"/>
          <w:rFonts w:ascii="Times New Roman" w:hAnsi="Times New Roman" w:cs="Times New Roman"/>
          <w:b/>
          <w:bCs/>
          <w:sz w:val="20"/>
          <w:szCs w:val="20"/>
          <w:rPrChange w:id="1181" w:author="Garza, Joseph" w:date="2023-09-29T20:06:00Z">
            <w:rPr>
              <w:ins w:id="1182" w:author="Garza, Joseph" w:date="2023-09-29T12:22:00Z"/>
              <w:rFonts w:ascii="Times New Roman" w:hAnsi="Times New Roman" w:cs="Times New Roman"/>
              <w:b/>
              <w:bCs/>
              <w:sz w:val="22"/>
              <w:szCs w:val="22"/>
            </w:rPr>
          </w:rPrChange>
        </w:rPr>
      </w:pPr>
    </w:p>
    <w:p w14:paraId="4A623C8C" w14:textId="5D0BAB61" w:rsidR="00E640A8" w:rsidRPr="00E44136" w:rsidRDefault="004038BF">
      <w:pPr>
        <w:rPr>
          <w:ins w:id="1183" w:author="Garza, Joseph" w:date="2023-09-29T12:39:00Z"/>
          <w:rFonts w:ascii="Times New Roman" w:hAnsi="Times New Roman" w:cs="Times New Roman"/>
          <w:b/>
          <w:bCs/>
          <w:sz w:val="20"/>
          <w:szCs w:val="20"/>
          <w:rPrChange w:id="1184" w:author="Garza, Joseph" w:date="2023-09-29T20:06:00Z">
            <w:rPr>
              <w:ins w:id="1185" w:author="Garza, Joseph" w:date="2023-09-29T12:39:00Z"/>
              <w:rFonts w:ascii="Times New Roman" w:hAnsi="Times New Roman" w:cs="Times New Roman"/>
              <w:sz w:val="22"/>
              <w:szCs w:val="22"/>
            </w:rPr>
          </w:rPrChange>
        </w:rPr>
      </w:pPr>
      <w:ins w:id="1186" w:author="Garza, Joseph" w:date="2023-09-29T11:11:00Z">
        <w:r w:rsidRPr="00E44136">
          <w:rPr>
            <w:rFonts w:ascii="Times New Roman" w:hAnsi="Times New Roman" w:cs="Times New Roman"/>
            <w:b/>
            <w:bCs/>
            <w:sz w:val="20"/>
            <w:szCs w:val="20"/>
            <w:rPrChange w:id="1187" w:author="Garza, Joseph" w:date="2023-09-29T20:06:00Z">
              <w:rPr>
                <w:rFonts w:ascii="Times New Roman" w:hAnsi="Times New Roman" w:cs="Times New Roman"/>
                <w:b/>
                <w:bCs/>
                <w:sz w:val="22"/>
                <w:szCs w:val="22"/>
              </w:rPr>
            </w:rPrChange>
          </w:rPr>
          <w:t>Sequencing</w:t>
        </w:r>
      </w:ins>
      <w:ins w:id="1188" w:author="Garza, Joseph" w:date="2023-09-29T11:14:00Z">
        <w:r w:rsidR="00BB764D" w:rsidRPr="00E44136">
          <w:rPr>
            <w:rFonts w:ascii="Times New Roman" w:hAnsi="Times New Roman" w:cs="Times New Roman"/>
            <w:b/>
            <w:bCs/>
            <w:sz w:val="20"/>
            <w:szCs w:val="20"/>
            <w:rPrChange w:id="1189" w:author="Garza, Joseph" w:date="2023-09-29T20:06:00Z">
              <w:rPr>
                <w:rFonts w:ascii="Times New Roman" w:hAnsi="Times New Roman" w:cs="Times New Roman"/>
                <w:b/>
                <w:bCs/>
                <w:sz w:val="22"/>
                <w:szCs w:val="22"/>
              </w:rPr>
            </w:rPrChange>
          </w:rPr>
          <w:t xml:space="preserve">: </w:t>
        </w:r>
        <w:r w:rsidR="00361B26" w:rsidRPr="00E44136">
          <w:rPr>
            <w:rFonts w:ascii="Times New Roman" w:hAnsi="Times New Roman" w:cs="Times New Roman"/>
            <w:b/>
            <w:bCs/>
            <w:sz w:val="20"/>
            <w:szCs w:val="20"/>
            <w:rPrChange w:id="1190" w:author="Garza, Joseph" w:date="2023-09-29T20:06:00Z">
              <w:rPr>
                <w:rFonts w:ascii="Times New Roman" w:hAnsi="Times New Roman" w:cs="Times New Roman"/>
                <w:b/>
                <w:bCs/>
                <w:sz w:val="22"/>
                <w:szCs w:val="22"/>
              </w:rPr>
            </w:rPrChange>
          </w:rPr>
          <w:t>$176.00</w:t>
        </w:r>
      </w:ins>
    </w:p>
    <w:p w14:paraId="6FB37B83" w14:textId="656ED50E" w:rsidR="0017740D" w:rsidRPr="00E44136" w:rsidDel="00227892" w:rsidRDefault="00274E93">
      <w:pPr>
        <w:rPr>
          <w:del w:id="1191" w:author="Garza, Joseph" w:date="2023-09-29T10:33:00Z"/>
          <w:rFonts w:ascii="Times New Roman" w:hAnsi="Times New Roman" w:cs="Times New Roman"/>
          <w:sz w:val="20"/>
          <w:szCs w:val="20"/>
        </w:rPr>
        <w:pPrChange w:id="1192" w:author="Bird, Chris" w:date="2023-09-29T07:51:00Z">
          <w:pPr>
            <w:spacing w:line="276" w:lineRule="auto"/>
          </w:pPr>
        </w:pPrChange>
      </w:pPr>
      <w:ins w:id="1193" w:author="Garza, Joseph" w:date="2023-09-29T12:39:00Z">
        <w:r w:rsidRPr="00E44136">
          <w:rPr>
            <w:rFonts w:ascii="Times New Roman" w:hAnsi="Times New Roman" w:cs="Times New Roman"/>
            <w:sz w:val="20"/>
            <w:szCs w:val="20"/>
            <w:rPrChange w:id="1194" w:author="Garza, Joseph" w:date="2023-09-29T20:06:00Z">
              <w:rPr>
                <w:rFonts w:ascii="Times New Roman" w:hAnsi="Times New Roman" w:cs="Times New Roman"/>
                <w:sz w:val="22"/>
                <w:szCs w:val="22"/>
              </w:rPr>
            </w:rPrChange>
          </w:rPr>
          <w:t xml:space="preserve">Our project </w:t>
        </w:r>
      </w:ins>
      <w:ins w:id="1195" w:author="Garza, Joseph" w:date="2023-09-29T12:40:00Z">
        <w:r w:rsidRPr="00E44136">
          <w:rPr>
            <w:rFonts w:ascii="Times New Roman" w:hAnsi="Times New Roman" w:cs="Times New Roman"/>
            <w:sz w:val="20"/>
            <w:szCs w:val="20"/>
            <w:rPrChange w:id="1196" w:author="Garza, Joseph" w:date="2023-09-29T20:06:00Z">
              <w:rPr>
                <w:rFonts w:ascii="Times New Roman" w:hAnsi="Times New Roman" w:cs="Times New Roman"/>
                <w:sz w:val="22"/>
                <w:szCs w:val="22"/>
              </w:rPr>
            </w:rPrChange>
          </w:rPr>
          <w:t xml:space="preserve">will be utilizing </w:t>
        </w:r>
      </w:ins>
      <w:ins w:id="1197" w:author="Garza, Joseph" w:date="2023-09-29T12:42:00Z">
        <w:r w:rsidR="00510BF4" w:rsidRPr="00E44136">
          <w:rPr>
            <w:rFonts w:ascii="Times New Roman" w:hAnsi="Times New Roman" w:cs="Times New Roman"/>
            <w:sz w:val="20"/>
            <w:szCs w:val="20"/>
            <w:rPrChange w:id="1198" w:author="Garza, Joseph" w:date="2023-09-29T20:06:00Z">
              <w:rPr>
                <w:rFonts w:ascii="Times New Roman" w:hAnsi="Times New Roman" w:cs="Times New Roman"/>
                <w:sz w:val="22"/>
                <w:szCs w:val="22"/>
              </w:rPr>
            </w:rPrChange>
          </w:rPr>
          <w:t xml:space="preserve">a </w:t>
        </w:r>
        <w:proofErr w:type="spellStart"/>
        <w:r w:rsidR="00510BF4" w:rsidRPr="00E44136">
          <w:rPr>
            <w:rFonts w:ascii="Times New Roman" w:hAnsi="Times New Roman" w:cs="Times New Roman"/>
            <w:i/>
            <w:iCs/>
            <w:sz w:val="20"/>
            <w:szCs w:val="20"/>
            <w:rPrChange w:id="1199" w:author="Garza, Joseph" w:date="2023-09-29T20:06:00Z">
              <w:rPr>
                <w:rFonts w:ascii="Times New Roman" w:hAnsi="Times New Roman" w:cs="Times New Roman"/>
                <w:sz w:val="22"/>
                <w:szCs w:val="22"/>
              </w:rPr>
            </w:rPrChange>
          </w:rPr>
          <w:t>NovaSeq</w:t>
        </w:r>
        <w:proofErr w:type="spellEnd"/>
        <w:r w:rsidR="00510BF4" w:rsidRPr="00E44136">
          <w:rPr>
            <w:rFonts w:ascii="Times New Roman" w:hAnsi="Times New Roman" w:cs="Times New Roman"/>
            <w:i/>
            <w:iCs/>
            <w:sz w:val="20"/>
            <w:szCs w:val="20"/>
            <w:rPrChange w:id="1200" w:author="Garza, Joseph" w:date="2023-09-29T20:06:00Z">
              <w:rPr>
                <w:rFonts w:ascii="Times New Roman" w:hAnsi="Times New Roman" w:cs="Times New Roman"/>
                <w:sz w:val="22"/>
                <w:szCs w:val="22"/>
              </w:rPr>
            </w:rPrChange>
          </w:rPr>
          <w:t xml:space="preserve"> X Plus</w:t>
        </w:r>
        <w:r w:rsidR="00510BF4" w:rsidRPr="00E44136">
          <w:rPr>
            <w:rFonts w:ascii="Times New Roman" w:hAnsi="Times New Roman" w:cs="Times New Roman"/>
            <w:sz w:val="20"/>
            <w:szCs w:val="20"/>
            <w:rPrChange w:id="1201" w:author="Garza, Joseph" w:date="2023-09-29T20:06:00Z">
              <w:rPr>
                <w:rFonts w:ascii="Times New Roman" w:hAnsi="Times New Roman" w:cs="Times New Roman"/>
                <w:sz w:val="22"/>
                <w:szCs w:val="22"/>
              </w:rPr>
            </w:rPrChange>
          </w:rPr>
          <w:t xml:space="preserve"> platform</w:t>
        </w:r>
      </w:ins>
      <w:ins w:id="1202" w:author="Garza, Joseph" w:date="2023-09-29T12:50:00Z">
        <w:r w:rsidR="006F3ACA" w:rsidRPr="00E44136">
          <w:rPr>
            <w:rFonts w:ascii="Times New Roman" w:hAnsi="Times New Roman" w:cs="Times New Roman"/>
            <w:sz w:val="20"/>
            <w:szCs w:val="20"/>
            <w:rPrChange w:id="1203" w:author="Garza, Joseph" w:date="2023-09-29T20:06:00Z">
              <w:rPr>
                <w:rFonts w:ascii="Times New Roman" w:hAnsi="Times New Roman" w:cs="Times New Roman"/>
                <w:sz w:val="22"/>
                <w:szCs w:val="22"/>
              </w:rPr>
            </w:rPrChange>
          </w:rPr>
          <w:t xml:space="preserve"> </w:t>
        </w:r>
        <w:r w:rsidR="00B103E9" w:rsidRPr="00E44136">
          <w:rPr>
            <w:rFonts w:ascii="Times New Roman" w:hAnsi="Times New Roman" w:cs="Times New Roman"/>
            <w:sz w:val="20"/>
            <w:szCs w:val="20"/>
            <w:rPrChange w:id="1204" w:author="Garza, Joseph" w:date="2023-09-29T20:06:00Z">
              <w:rPr>
                <w:rFonts w:ascii="Times New Roman" w:hAnsi="Times New Roman" w:cs="Times New Roman"/>
                <w:sz w:val="22"/>
                <w:szCs w:val="22"/>
              </w:rPr>
            </w:rPrChange>
          </w:rPr>
          <w:t>to</w:t>
        </w:r>
      </w:ins>
      <w:ins w:id="1205" w:author="Garza, Joseph" w:date="2023-09-29T12:54:00Z">
        <w:r w:rsidR="00D039D6" w:rsidRPr="00E44136">
          <w:rPr>
            <w:rFonts w:ascii="Times New Roman" w:hAnsi="Times New Roman" w:cs="Times New Roman"/>
            <w:sz w:val="20"/>
            <w:szCs w:val="20"/>
            <w:rPrChange w:id="1206" w:author="Garza, Joseph" w:date="2023-09-29T20:06:00Z">
              <w:rPr>
                <w:rFonts w:ascii="Times New Roman" w:hAnsi="Times New Roman" w:cs="Times New Roman"/>
                <w:sz w:val="22"/>
                <w:szCs w:val="22"/>
              </w:rPr>
            </w:rPrChange>
          </w:rPr>
          <w:t xml:space="preserve"> profile the DNA </w:t>
        </w:r>
      </w:ins>
      <w:ins w:id="1207" w:author="Garza, Joseph" w:date="2023-09-29T19:53:00Z">
        <w:r w:rsidR="00F45850" w:rsidRPr="00E44136">
          <w:rPr>
            <w:rFonts w:ascii="Times New Roman" w:hAnsi="Times New Roman" w:cs="Times New Roman"/>
            <w:sz w:val="20"/>
            <w:szCs w:val="20"/>
            <w:rPrChange w:id="1208" w:author="Garza, Joseph" w:date="2023-09-29T20:06:00Z">
              <w:rPr>
                <w:rFonts w:ascii="Times New Roman" w:hAnsi="Times New Roman" w:cs="Times New Roman"/>
                <w:sz w:val="22"/>
                <w:szCs w:val="22"/>
              </w:rPr>
            </w:rPrChange>
          </w:rPr>
          <w:t>from</w:t>
        </w:r>
      </w:ins>
      <w:ins w:id="1209" w:author="Garza, Joseph" w:date="2023-09-29T12:50:00Z">
        <w:r w:rsidR="00B103E9" w:rsidRPr="00E44136">
          <w:rPr>
            <w:rFonts w:ascii="Times New Roman" w:hAnsi="Times New Roman" w:cs="Times New Roman"/>
            <w:sz w:val="20"/>
            <w:szCs w:val="20"/>
            <w:rPrChange w:id="1210" w:author="Garza, Joseph" w:date="2023-09-29T20:06:00Z">
              <w:rPr>
                <w:rFonts w:ascii="Times New Roman" w:hAnsi="Times New Roman" w:cs="Times New Roman"/>
                <w:sz w:val="22"/>
                <w:szCs w:val="22"/>
              </w:rPr>
            </w:rPrChange>
          </w:rPr>
          <w:t xml:space="preserve"> our coral extracts</w:t>
        </w:r>
      </w:ins>
      <w:ins w:id="1211" w:author="Garza, Joseph" w:date="2023-09-29T19:55:00Z">
        <w:r w:rsidR="00F276B2" w:rsidRPr="00E44136">
          <w:rPr>
            <w:rFonts w:ascii="Times New Roman" w:hAnsi="Times New Roman" w:cs="Times New Roman"/>
            <w:sz w:val="20"/>
            <w:szCs w:val="20"/>
            <w:rPrChange w:id="1212" w:author="Garza, Joseph" w:date="2023-09-29T20:06:00Z">
              <w:rPr>
                <w:rFonts w:ascii="Times New Roman" w:hAnsi="Times New Roman" w:cs="Times New Roman"/>
                <w:sz w:val="22"/>
                <w:szCs w:val="22"/>
              </w:rPr>
            </w:rPrChange>
          </w:rPr>
          <w:t xml:space="preserve"> ($176.00</w:t>
        </w:r>
      </w:ins>
      <w:ins w:id="1213" w:author="Garza, Joseph" w:date="2023-09-29T19:58:00Z">
        <w:r w:rsidR="00242444" w:rsidRPr="00E44136">
          <w:rPr>
            <w:rFonts w:ascii="Times New Roman" w:hAnsi="Times New Roman" w:cs="Times New Roman"/>
            <w:sz w:val="20"/>
            <w:szCs w:val="20"/>
            <w:rPrChange w:id="1214" w:author="Garza, Joseph" w:date="2023-09-29T20:06:00Z">
              <w:rPr>
                <w:rFonts w:ascii="Times New Roman" w:hAnsi="Times New Roman" w:cs="Times New Roman"/>
                <w:sz w:val="22"/>
                <w:szCs w:val="22"/>
              </w:rPr>
            </w:rPrChange>
          </w:rPr>
          <w:t xml:space="preserve"> at 100,000,000</w:t>
        </w:r>
      </w:ins>
      <w:ins w:id="1215" w:author="Garza, Joseph" w:date="2023-09-29T19:59:00Z">
        <w:r w:rsidR="00242444" w:rsidRPr="00E44136">
          <w:rPr>
            <w:rFonts w:ascii="Times New Roman" w:hAnsi="Times New Roman" w:cs="Times New Roman"/>
            <w:sz w:val="20"/>
            <w:szCs w:val="20"/>
            <w:rPrChange w:id="1216" w:author="Garza, Joseph" w:date="2023-09-29T20:06:00Z">
              <w:rPr>
                <w:rFonts w:ascii="Times New Roman" w:hAnsi="Times New Roman" w:cs="Times New Roman"/>
                <w:sz w:val="22"/>
                <w:szCs w:val="22"/>
              </w:rPr>
            </w:rPrChange>
          </w:rPr>
          <w:t xml:space="preserve"> read pairs</w:t>
        </w:r>
      </w:ins>
      <w:ins w:id="1217" w:author="Garza, Joseph" w:date="2023-09-29T19:55:00Z">
        <w:r w:rsidR="00F276B2" w:rsidRPr="00E44136">
          <w:rPr>
            <w:rFonts w:ascii="Times New Roman" w:hAnsi="Times New Roman" w:cs="Times New Roman"/>
            <w:sz w:val="20"/>
            <w:szCs w:val="20"/>
            <w:rPrChange w:id="1218" w:author="Garza, Joseph" w:date="2023-09-29T20:06:00Z">
              <w:rPr>
                <w:rFonts w:ascii="Times New Roman" w:hAnsi="Times New Roman" w:cs="Times New Roman"/>
                <w:sz w:val="22"/>
                <w:szCs w:val="22"/>
              </w:rPr>
            </w:rPrChange>
          </w:rPr>
          <w:t>)</w:t>
        </w:r>
      </w:ins>
      <w:ins w:id="1219" w:author="Garza, Joseph" w:date="2023-09-29T12:50:00Z">
        <w:r w:rsidR="00B103E9" w:rsidRPr="00E44136">
          <w:rPr>
            <w:rFonts w:ascii="Times New Roman" w:hAnsi="Times New Roman" w:cs="Times New Roman"/>
            <w:sz w:val="20"/>
            <w:szCs w:val="20"/>
            <w:rPrChange w:id="1220" w:author="Garza, Joseph" w:date="2023-09-29T20:06:00Z">
              <w:rPr>
                <w:rFonts w:ascii="Times New Roman" w:hAnsi="Times New Roman" w:cs="Times New Roman"/>
                <w:sz w:val="22"/>
                <w:szCs w:val="22"/>
              </w:rPr>
            </w:rPrChange>
          </w:rPr>
          <w:t>.</w:t>
        </w:r>
      </w:ins>
      <w:ins w:id="1221" w:author="Garza, Joseph" w:date="2023-09-29T12:53:00Z">
        <w:r w:rsidR="00C813E9" w:rsidRPr="00E44136">
          <w:rPr>
            <w:rFonts w:ascii="Times New Roman" w:hAnsi="Times New Roman" w:cs="Times New Roman"/>
            <w:sz w:val="20"/>
            <w:szCs w:val="20"/>
            <w:rPrChange w:id="1222" w:author="Garza, Joseph" w:date="2023-09-29T20:06:00Z">
              <w:rPr>
                <w:rFonts w:ascii="Times New Roman" w:hAnsi="Times New Roman" w:cs="Times New Roman"/>
                <w:sz w:val="22"/>
                <w:szCs w:val="22"/>
              </w:rPr>
            </w:rPrChange>
          </w:rPr>
          <w:t xml:space="preserve"> </w:t>
        </w:r>
      </w:ins>
      <w:ins w:id="1223" w:author="Garza, Joseph" w:date="2023-09-29T13:06:00Z">
        <w:r w:rsidR="00EF5790" w:rsidRPr="00E44136">
          <w:rPr>
            <w:rFonts w:ascii="Times New Roman" w:hAnsi="Times New Roman" w:cs="Times New Roman"/>
            <w:sz w:val="20"/>
            <w:szCs w:val="20"/>
            <w:rPrChange w:id="1224" w:author="Garza, Joseph" w:date="2023-09-29T20:06:00Z">
              <w:rPr>
                <w:rFonts w:ascii="Times New Roman" w:hAnsi="Times New Roman" w:cs="Times New Roman"/>
                <w:sz w:val="22"/>
                <w:szCs w:val="22"/>
              </w:rPr>
            </w:rPrChange>
          </w:rPr>
          <w:t>This</w:t>
        </w:r>
      </w:ins>
      <w:ins w:id="1225" w:author="Garza, Joseph" w:date="2023-09-29T12:53:00Z">
        <w:r w:rsidR="00C813E9" w:rsidRPr="00E44136">
          <w:rPr>
            <w:rFonts w:ascii="Times New Roman" w:hAnsi="Times New Roman" w:cs="Times New Roman"/>
            <w:sz w:val="20"/>
            <w:szCs w:val="20"/>
            <w:rPrChange w:id="1226" w:author="Garza, Joseph" w:date="2023-09-29T20:06:00Z">
              <w:rPr>
                <w:rFonts w:ascii="Times New Roman" w:hAnsi="Times New Roman" w:cs="Times New Roman"/>
                <w:sz w:val="22"/>
                <w:szCs w:val="22"/>
              </w:rPr>
            </w:rPrChange>
          </w:rPr>
          <w:t xml:space="preserve"> project </w:t>
        </w:r>
      </w:ins>
      <w:ins w:id="1227" w:author="Garza, Joseph" w:date="2023-09-29T12:54:00Z">
        <w:r w:rsidR="000E1D59" w:rsidRPr="00E44136">
          <w:rPr>
            <w:rFonts w:ascii="Times New Roman" w:hAnsi="Times New Roman" w:cs="Times New Roman"/>
            <w:sz w:val="20"/>
            <w:szCs w:val="20"/>
            <w:rPrChange w:id="1228" w:author="Garza, Joseph" w:date="2023-09-29T20:06:00Z">
              <w:rPr>
                <w:rFonts w:ascii="Times New Roman" w:hAnsi="Times New Roman" w:cs="Times New Roman"/>
                <w:sz w:val="22"/>
                <w:szCs w:val="22"/>
              </w:rPr>
            </w:rPrChange>
          </w:rPr>
          <w:t>represents</w:t>
        </w:r>
      </w:ins>
      <w:ins w:id="1229" w:author="Garza, Joseph" w:date="2023-09-29T12:55:00Z">
        <w:r w:rsidR="000E1D59" w:rsidRPr="00E44136">
          <w:rPr>
            <w:rFonts w:ascii="Times New Roman" w:hAnsi="Times New Roman" w:cs="Times New Roman"/>
            <w:sz w:val="20"/>
            <w:szCs w:val="20"/>
            <w:rPrChange w:id="1230" w:author="Garza, Joseph" w:date="2023-09-29T20:06:00Z">
              <w:rPr>
                <w:rFonts w:ascii="Times New Roman" w:hAnsi="Times New Roman" w:cs="Times New Roman"/>
                <w:sz w:val="22"/>
                <w:szCs w:val="22"/>
              </w:rPr>
            </w:rPrChange>
          </w:rPr>
          <w:t xml:space="preserve"> an opportunity to utilize </w:t>
        </w:r>
        <w:r w:rsidR="00CA06C1" w:rsidRPr="00E44136">
          <w:rPr>
            <w:rFonts w:ascii="Times New Roman" w:hAnsi="Times New Roman" w:cs="Times New Roman"/>
            <w:sz w:val="20"/>
            <w:szCs w:val="20"/>
            <w:rPrChange w:id="1231" w:author="Garza, Joseph" w:date="2023-09-29T20:06:00Z">
              <w:rPr>
                <w:rFonts w:ascii="Times New Roman" w:hAnsi="Times New Roman" w:cs="Times New Roman"/>
                <w:sz w:val="22"/>
                <w:szCs w:val="22"/>
              </w:rPr>
            </w:rPrChange>
          </w:rPr>
          <w:t xml:space="preserve">industry-leading sequencing </w:t>
        </w:r>
      </w:ins>
      <w:ins w:id="1232" w:author="Garza, Joseph" w:date="2023-09-29T20:31:00Z">
        <w:r w:rsidR="00FD5D3A">
          <w:rPr>
            <w:rFonts w:ascii="Times New Roman" w:hAnsi="Times New Roman" w:cs="Times New Roman"/>
            <w:sz w:val="20"/>
            <w:szCs w:val="20"/>
          </w:rPr>
          <w:t xml:space="preserve">with </w:t>
        </w:r>
      </w:ins>
      <w:ins w:id="1233" w:author="Garza, Joseph" w:date="2023-09-29T20:42:00Z">
        <w:r w:rsidR="00907282">
          <w:rPr>
            <w:rFonts w:ascii="Times New Roman" w:hAnsi="Times New Roman" w:cs="Times New Roman"/>
            <w:sz w:val="20"/>
            <w:szCs w:val="20"/>
          </w:rPr>
          <w:t>unparalleled</w:t>
        </w:r>
      </w:ins>
      <w:ins w:id="1234" w:author="Garza, Joseph" w:date="2023-09-29T20:31:00Z">
        <w:r w:rsidR="00FD5D3A">
          <w:rPr>
            <w:rFonts w:ascii="Times New Roman" w:hAnsi="Times New Roman" w:cs="Times New Roman"/>
            <w:sz w:val="20"/>
            <w:szCs w:val="20"/>
          </w:rPr>
          <w:t xml:space="preserve"> </w:t>
        </w:r>
      </w:ins>
      <w:ins w:id="1235" w:author="Garza, Joseph" w:date="2023-09-29T12:55:00Z">
        <w:r w:rsidR="00CA06C1" w:rsidRPr="00E44136">
          <w:rPr>
            <w:rFonts w:ascii="Times New Roman" w:hAnsi="Times New Roman" w:cs="Times New Roman"/>
            <w:sz w:val="20"/>
            <w:szCs w:val="20"/>
            <w:rPrChange w:id="1236" w:author="Garza, Joseph" w:date="2023-09-29T20:06:00Z">
              <w:rPr>
                <w:rFonts w:ascii="Times New Roman" w:hAnsi="Times New Roman" w:cs="Times New Roman"/>
                <w:sz w:val="22"/>
                <w:szCs w:val="22"/>
              </w:rPr>
            </w:rPrChange>
          </w:rPr>
          <w:t xml:space="preserve">accuracy. </w:t>
        </w:r>
      </w:ins>
      <w:r w:rsidR="00575425" w:rsidRPr="00E44136">
        <w:rPr>
          <w:rFonts w:ascii="Times New Roman" w:hAnsi="Times New Roman" w:cs="Times New Roman"/>
          <w:sz w:val="20"/>
          <w:szCs w:val="20"/>
        </w:rPr>
        <w:t>Sequence</w:t>
      </w:r>
      <w:r w:rsidR="00E71595" w:rsidRPr="00E44136">
        <w:rPr>
          <w:rFonts w:ascii="Times New Roman" w:hAnsi="Times New Roman" w:cs="Times New Roman"/>
          <w:sz w:val="20"/>
          <w:szCs w:val="20"/>
        </w:rPr>
        <w:t xml:space="preserve"> preparation </w:t>
      </w:r>
      <w:r w:rsidR="00575425" w:rsidRPr="00E44136">
        <w:rPr>
          <w:rFonts w:ascii="Times New Roman" w:hAnsi="Times New Roman" w:cs="Times New Roman"/>
          <w:sz w:val="20"/>
          <w:szCs w:val="20"/>
        </w:rPr>
        <w:t>for all collected coral</w:t>
      </w:r>
      <w:r w:rsidR="00830F9F" w:rsidRPr="00E44136">
        <w:rPr>
          <w:rFonts w:ascii="Times New Roman" w:hAnsi="Times New Roman" w:cs="Times New Roman"/>
          <w:sz w:val="20"/>
          <w:szCs w:val="20"/>
        </w:rPr>
        <w:t>,</w:t>
      </w:r>
      <w:r w:rsidR="00575425" w:rsidRPr="00E44136">
        <w:rPr>
          <w:rFonts w:ascii="Times New Roman" w:hAnsi="Times New Roman" w:cs="Times New Roman"/>
          <w:sz w:val="20"/>
          <w:szCs w:val="20"/>
        </w:rPr>
        <w:t xml:space="preserve"> </w:t>
      </w:r>
      <w:r w:rsidR="0028740F" w:rsidRPr="00E44136">
        <w:rPr>
          <w:rFonts w:ascii="Times New Roman" w:hAnsi="Times New Roman" w:cs="Times New Roman"/>
          <w:sz w:val="20"/>
          <w:szCs w:val="20"/>
        </w:rPr>
        <w:t xml:space="preserve">lab space, </w:t>
      </w:r>
      <w:r w:rsidR="0017740D" w:rsidRPr="00E44136">
        <w:rPr>
          <w:rFonts w:ascii="Times New Roman" w:hAnsi="Times New Roman" w:cs="Times New Roman"/>
          <w:sz w:val="20"/>
          <w:szCs w:val="20"/>
        </w:rPr>
        <w:t xml:space="preserve">instrumentation and upkeep associated with </w:t>
      </w:r>
      <w:r w:rsidR="0028740F" w:rsidRPr="00E44136">
        <w:rPr>
          <w:rFonts w:ascii="Times New Roman" w:hAnsi="Times New Roman" w:cs="Times New Roman"/>
          <w:sz w:val="20"/>
          <w:szCs w:val="20"/>
        </w:rPr>
        <w:t xml:space="preserve">processing these samples </w:t>
      </w:r>
      <w:r w:rsidR="00033E47" w:rsidRPr="00E44136">
        <w:rPr>
          <w:rFonts w:ascii="Times New Roman" w:hAnsi="Times New Roman" w:cs="Times New Roman"/>
          <w:sz w:val="20"/>
          <w:szCs w:val="20"/>
        </w:rPr>
        <w:t xml:space="preserve">is </w:t>
      </w:r>
      <w:r w:rsidR="00A80F70" w:rsidRPr="00E44136">
        <w:rPr>
          <w:rFonts w:ascii="Times New Roman" w:hAnsi="Times New Roman" w:cs="Times New Roman"/>
          <w:sz w:val="20"/>
          <w:szCs w:val="20"/>
        </w:rPr>
        <w:t>made possible</w:t>
      </w:r>
      <w:r w:rsidR="0028740F" w:rsidRPr="00E44136">
        <w:rPr>
          <w:rFonts w:ascii="Times New Roman" w:hAnsi="Times New Roman" w:cs="Times New Roman"/>
          <w:sz w:val="20"/>
          <w:szCs w:val="20"/>
        </w:rPr>
        <w:t xml:space="preserve"> by </w:t>
      </w:r>
      <w:del w:id="1237" w:author="Garza, Joseph" w:date="2023-09-29T10:59:00Z">
        <w:r w:rsidR="0028740F" w:rsidRPr="00E44136" w:rsidDel="00B802DF">
          <w:rPr>
            <w:rFonts w:ascii="Times New Roman" w:hAnsi="Times New Roman" w:cs="Times New Roman"/>
            <w:sz w:val="20"/>
            <w:szCs w:val="20"/>
          </w:rPr>
          <w:delText xml:space="preserve">the </w:delText>
        </w:r>
      </w:del>
      <w:del w:id="1238" w:author="Garza, Joseph" w:date="2023-09-29T10:32:00Z">
        <w:r w:rsidR="0028740F" w:rsidRPr="00E44136" w:rsidDel="00227892">
          <w:rPr>
            <w:rFonts w:ascii="Times New Roman" w:hAnsi="Times New Roman" w:cs="Times New Roman"/>
            <w:sz w:val="20"/>
            <w:szCs w:val="20"/>
          </w:rPr>
          <w:delText>Genomics Core-Lab</w:delText>
        </w:r>
      </w:del>
      <w:ins w:id="1239" w:author="Garza, Joseph" w:date="2023-09-29T10:32:00Z">
        <w:r w:rsidR="00227892" w:rsidRPr="00E44136">
          <w:rPr>
            <w:rFonts w:ascii="Times New Roman" w:hAnsi="Times New Roman" w:cs="Times New Roman"/>
            <w:sz w:val="20"/>
            <w:szCs w:val="20"/>
            <w:rPrChange w:id="1240" w:author="Garza, Joseph" w:date="2023-09-29T20:06:00Z">
              <w:rPr>
                <w:rFonts w:ascii="Times New Roman" w:hAnsi="Times New Roman" w:cs="Times New Roman"/>
                <w:sz w:val="22"/>
                <w:szCs w:val="22"/>
              </w:rPr>
            </w:rPrChange>
          </w:rPr>
          <w:t>Dr. Bird’s research lab and the Genomics Core-Lab</w:t>
        </w:r>
      </w:ins>
      <w:r w:rsidR="00830F9F" w:rsidRPr="00E44136">
        <w:rPr>
          <w:rFonts w:ascii="Times New Roman" w:hAnsi="Times New Roman" w:cs="Times New Roman"/>
          <w:sz w:val="20"/>
          <w:szCs w:val="20"/>
        </w:rPr>
        <w:t>, Texas A&amp;M - Corpus Christi</w:t>
      </w:r>
      <w:r w:rsidR="00A80F70" w:rsidRPr="00E44136">
        <w:rPr>
          <w:rFonts w:ascii="Times New Roman" w:hAnsi="Times New Roman" w:cs="Times New Roman"/>
          <w:sz w:val="20"/>
          <w:szCs w:val="20"/>
        </w:rPr>
        <w:t>.</w:t>
      </w:r>
      <w:r w:rsidR="00A65761" w:rsidRPr="00E44136">
        <w:rPr>
          <w:rFonts w:ascii="Times New Roman" w:hAnsi="Times New Roman" w:cs="Times New Roman"/>
          <w:sz w:val="20"/>
          <w:szCs w:val="20"/>
        </w:rPr>
        <w:t xml:space="preserve"> The coral</w:t>
      </w:r>
      <w:r w:rsidR="00830F9F" w:rsidRPr="00E44136">
        <w:rPr>
          <w:rFonts w:ascii="Times New Roman" w:hAnsi="Times New Roman" w:cs="Times New Roman"/>
          <w:sz w:val="20"/>
          <w:szCs w:val="20"/>
        </w:rPr>
        <w:t xml:space="preserve"> samples</w:t>
      </w:r>
      <w:r w:rsidR="00A65761" w:rsidRPr="00E44136">
        <w:rPr>
          <w:rFonts w:ascii="Times New Roman" w:hAnsi="Times New Roman" w:cs="Times New Roman"/>
          <w:sz w:val="20"/>
          <w:szCs w:val="20"/>
        </w:rPr>
        <w:t xml:space="preserve"> </w:t>
      </w:r>
      <w:r w:rsidR="009A3727" w:rsidRPr="00E44136">
        <w:rPr>
          <w:rFonts w:ascii="Times New Roman" w:hAnsi="Times New Roman" w:cs="Times New Roman"/>
          <w:sz w:val="20"/>
          <w:szCs w:val="20"/>
        </w:rPr>
        <w:t xml:space="preserve">in our analysis will be </w:t>
      </w:r>
      <w:r w:rsidR="00A65761" w:rsidRPr="00E44136">
        <w:rPr>
          <w:rFonts w:ascii="Times New Roman" w:hAnsi="Times New Roman" w:cs="Times New Roman"/>
          <w:sz w:val="20"/>
          <w:szCs w:val="20"/>
        </w:rPr>
        <w:t>provided by the Bahr</w:t>
      </w:r>
      <w:r w:rsidR="00796197" w:rsidRPr="00E44136">
        <w:rPr>
          <w:rFonts w:ascii="Times New Roman" w:hAnsi="Times New Roman" w:cs="Times New Roman"/>
          <w:sz w:val="20"/>
          <w:szCs w:val="20"/>
        </w:rPr>
        <w:t xml:space="preserve"> Marine Ecology Lab</w:t>
      </w:r>
      <w:r w:rsidR="00830F9F" w:rsidRPr="00E44136">
        <w:rPr>
          <w:rFonts w:ascii="Times New Roman" w:hAnsi="Times New Roman" w:cs="Times New Roman"/>
          <w:sz w:val="20"/>
          <w:szCs w:val="20"/>
        </w:rPr>
        <w:t>, Texas A&amp;M - C</w:t>
      </w:r>
      <w:ins w:id="1241" w:author="Garza, Joseph" w:date="2023-09-29T10:32:00Z">
        <w:r w:rsidR="00227892" w:rsidRPr="00E44136">
          <w:rPr>
            <w:rFonts w:ascii="Times New Roman" w:hAnsi="Times New Roman" w:cs="Times New Roman"/>
            <w:sz w:val="20"/>
            <w:szCs w:val="20"/>
            <w:rPrChange w:id="1242" w:author="Garza, Joseph" w:date="2023-09-29T20:06:00Z">
              <w:rPr>
                <w:rFonts w:ascii="Times New Roman" w:hAnsi="Times New Roman" w:cs="Times New Roman"/>
                <w:sz w:val="22"/>
                <w:szCs w:val="22"/>
              </w:rPr>
            </w:rPrChange>
          </w:rPr>
          <w:t>or</w:t>
        </w:r>
      </w:ins>
      <w:del w:id="1243" w:author="Garza, Joseph" w:date="2023-09-29T10:32:00Z">
        <w:r w:rsidR="00830F9F" w:rsidRPr="00E44136" w:rsidDel="00227892">
          <w:rPr>
            <w:rFonts w:ascii="Times New Roman" w:hAnsi="Times New Roman" w:cs="Times New Roman"/>
            <w:sz w:val="20"/>
            <w:szCs w:val="20"/>
          </w:rPr>
          <w:delText>ro</w:delText>
        </w:r>
      </w:del>
      <w:r w:rsidR="00830F9F" w:rsidRPr="00E44136">
        <w:rPr>
          <w:rFonts w:ascii="Times New Roman" w:hAnsi="Times New Roman" w:cs="Times New Roman"/>
          <w:sz w:val="20"/>
          <w:szCs w:val="20"/>
        </w:rPr>
        <w:t>pus Christi.</w:t>
      </w:r>
      <w:ins w:id="1244" w:author="Garza, Joseph" w:date="2023-09-29T12:49:00Z">
        <w:r w:rsidR="004C1BD5" w:rsidRPr="00E44136">
          <w:rPr>
            <w:rFonts w:ascii="Times New Roman" w:hAnsi="Times New Roman" w:cs="Times New Roman"/>
            <w:sz w:val="20"/>
            <w:szCs w:val="20"/>
            <w:rPrChange w:id="1245" w:author="Garza, Joseph" w:date="2023-09-29T20:06:00Z">
              <w:rPr>
                <w:rFonts w:ascii="Times New Roman" w:hAnsi="Times New Roman" w:cs="Times New Roman"/>
                <w:sz w:val="22"/>
                <w:szCs w:val="22"/>
              </w:rPr>
            </w:rPrChange>
          </w:rPr>
          <w:t xml:space="preserve"> </w:t>
        </w:r>
      </w:ins>
    </w:p>
    <w:p w14:paraId="6CDD7095" w14:textId="77777777" w:rsidR="00442BEB" w:rsidRPr="00E44136" w:rsidDel="00227892" w:rsidRDefault="00442BEB">
      <w:pPr>
        <w:rPr>
          <w:del w:id="1246" w:author="Garza, Joseph" w:date="2023-09-29T10:33:00Z"/>
          <w:rFonts w:ascii="Times New Roman" w:hAnsi="Times New Roman" w:cs="Times New Roman"/>
          <w:sz w:val="20"/>
          <w:szCs w:val="20"/>
          <w:rPrChange w:id="1247" w:author="Garza, Joseph" w:date="2023-09-29T20:06:00Z">
            <w:rPr>
              <w:del w:id="1248" w:author="Garza, Joseph" w:date="2023-09-29T10:33:00Z"/>
              <w:rFonts w:asciiTheme="majorHAnsi" w:hAnsiTheme="majorHAnsi" w:cstheme="majorHAnsi"/>
              <w:sz w:val="20"/>
              <w:szCs w:val="20"/>
            </w:rPr>
          </w:rPrChange>
        </w:rPr>
        <w:pPrChange w:id="1249" w:author="Bird, Chris" w:date="2023-09-29T07:51:00Z">
          <w:pPr>
            <w:spacing w:line="276" w:lineRule="auto"/>
          </w:pPr>
        </w:pPrChange>
      </w:pPr>
    </w:p>
    <w:p w14:paraId="39E00F0B" w14:textId="77777777" w:rsidR="00442BEB" w:rsidRPr="00E44136" w:rsidDel="00227892" w:rsidRDefault="00442BEB">
      <w:pPr>
        <w:rPr>
          <w:del w:id="1250" w:author="Garza, Joseph" w:date="2023-09-29T10:33:00Z"/>
          <w:rFonts w:ascii="Times New Roman" w:hAnsi="Times New Roman" w:cs="Times New Roman"/>
          <w:sz w:val="20"/>
          <w:szCs w:val="20"/>
          <w:rPrChange w:id="1251" w:author="Garza, Joseph" w:date="2023-09-29T20:06:00Z">
            <w:rPr>
              <w:del w:id="1252" w:author="Garza, Joseph" w:date="2023-09-29T10:33:00Z"/>
              <w:rFonts w:asciiTheme="majorHAnsi" w:hAnsiTheme="majorHAnsi" w:cstheme="majorHAnsi"/>
              <w:sz w:val="20"/>
              <w:szCs w:val="20"/>
            </w:rPr>
          </w:rPrChange>
        </w:rPr>
        <w:pPrChange w:id="1253" w:author="Bird, Chris" w:date="2023-09-29T07:51:00Z">
          <w:pPr>
            <w:spacing w:line="276" w:lineRule="auto"/>
          </w:pPr>
        </w:pPrChange>
      </w:pPr>
    </w:p>
    <w:p w14:paraId="20500FB0" w14:textId="77777777" w:rsidR="00442BEB" w:rsidRPr="00E44136" w:rsidDel="00227892" w:rsidRDefault="00442BEB">
      <w:pPr>
        <w:rPr>
          <w:del w:id="1254" w:author="Garza, Joseph" w:date="2023-09-29T10:33:00Z"/>
          <w:rFonts w:ascii="Times New Roman" w:hAnsi="Times New Roman" w:cs="Times New Roman"/>
          <w:sz w:val="20"/>
          <w:szCs w:val="20"/>
          <w:rPrChange w:id="1255" w:author="Garza, Joseph" w:date="2023-09-29T20:06:00Z">
            <w:rPr>
              <w:del w:id="1256" w:author="Garza, Joseph" w:date="2023-09-29T10:33:00Z"/>
              <w:rFonts w:asciiTheme="majorHAnsi" w:hAnsiTheme="majorHAnsi" w:cstheme="majorHAnsi"/>
              <w:sz w:val="20"/>
              <w:szCs w:val="20"/>
            </w:rPr>
          </w:rPrChange>
        </w:rPr>
        <w:pPrChange w:id="1257" w:author="Bird, Chris" w:date="2023-09-29T07:51:00Z">
          <w:pPr>
            <w:spacing w:line="276" w:lineRule="auto"/>
          </w:pPr>
        </w:pPrChange>
      </w:pPr>
    </w:p>
    <w:p w14:paraId="72AD240B" w14:textId="77777777" w:rsidR="00442BEB" w:rsidRPr="00E44136" w:rsidDel="00227892" w:rsidRDefault="00442BEB">
      <w:pPr>
        <w:rPr>
          <w:del w:id="1258" w:author="Garza, Joseph" w:date="2023-09-29T10:33:00Z"/>
          <w:rFonts w:ascii="Times New Roman" w:hAnsi="Times New Roman" w:cs="Times New Roman"/>
          <w:sz w:val="20"/>
          <w:szCs w:val="20"/>
          <w:rPrChange w:id="1259" w:author="Garza, Joseph" w:date="2023-09-29T20:06:00Z">
            <w:rPr>
              <w:del w:id="1260" w:author="Garza, Joseph" w:date="2023-09-29T10:33:00Z"/>
              <w:rFonts w:asciiTheme="majorHAnsi" w:hAnsiTheme="majorHAnsi" w:cstheme="majorHAnsi"/>
              <w:sz w:val="20"/>
              <w:szCs w:val="20"/>
            </w:rPr>
          </w:rPrChange>
        </w:rPr>
        <w:pPrChange w:id="1261" w:author="Bird, Chris" w:date="2023-09-29T07:51:00Z">
          <w:pPr>
            <w:spacing w:line="276" w:lineRule="auto"/>
          </w:pPr>
        </w:pPrChange>
      </w:pPr>
    </w:p>
    <w:p w14:paraId="5553AAEA" w14:textId="77777777" w:rsidR="00442BEB" w:rsidRPr="00E44136" w:rsidDel="00227892" w:rsidRDefault="00442BEB">
      <w:pPr>
        <w:rPr>
          <w:del w:id="1262" w:author="Garza, Joseph" w:date="2023-09-29T10:33:00Z"/>
          <w:rFonts w:ascii="Times New Roman" w:hAnsi="Times New Roman" w:cs="Times New Roman"/>
          <w:sz w:val="20"/>
          <w:szCs w:val="20"/>
          <w:rPrChange w:id="1263" w:author="Garza, Joseph" w:date="2023-09-29T20:06:00Z">
            <w:rPr>
              <w:del w:id="1264" w:author="Garza, Joseph" w:date="2023-09-29T10:33:00Z"/>
              <w:rFonts w:asciiTheme="majorHAnsi" w:hAnsiTheme="majorHAnsi" w:cstheme="majorHAnsi"/>
              <w:sz w:val="20"/>
              <w:szCs w:val="20"/>
            </w:rPr>
          </w:rPrChange>
        </w:rPr>
        <w:pPrChange w:id="1265" w:author="Bird, Chris" w:date="2023-09-29T07:51:00Z">
          <w:pPr>
            <w:spacing w:line="276" w:lineRule="auto"/>
          </w:pPr>
        </w:pPrChange>
      </w:pPr>
    </w:p>
    <w:p w14:paraId="32EE0236" w14:textId="77777777" w:rsidR="00442BEB" w:rsidRPr="00E44136" w:rsidDel="00227892" w:rsidRDefault="00442BEB">
      <w:pPr>
        <w:rPr>
          <w:del w:id="1266" w:author="Garza, Joseph" w:date="2023-09-29T10:33:00Z"/>
          <w:rFonts w:ascii="Times New Roman" w:hAnsi="Times New Roman" w:cs="Times New Roman"/>
          <w:sz w:val="20"/>
          <w:szCs w:val="20"/>
          <w:rPrChange w:id="1267" w:author="Garza, Joseph" w:date="2023-09-29T20:06:00Z">
            <w:rPr>
              <w:del w:id="1268" w:author="Garza, Joseph" w:date="2023-09-29T10:33:00Z"/>
              <w:rFonts w:asciiTheme="majorHAnsi" w:hAnsiTheme="majorHAnsi" w:cstheme="majorHAnsi"/>
              <w:sz w:val="20"/>
              <w:szCs w:val="20"/>
            </w:rPr>
          </w:rPrChange>
        </w:rPr>
        <w:pPrChange w:id="1269" w:author="Bird, Chris" w:date="2023-09-29T07:51:00Z">
          <w:pPr>
            <w:spacing w:line="276" w:lineRule="auto"/>
          </w:pPr>
        </w:pPrChange>
      </w:pPr>
    </w:p>
    <w:p w14:paraId="3CB49D63" w14:textId="77777777" w:rsidR="00442BEB" w:rsidRPr="00E44136" w:rsidDel="00227892" w:rsidRDefault="00442BEB">
      <w:pPr>
        <w:rPr>
          <w:del w:id="1270" w:author="Garza, Joseph" w:date="2023-09-29T10:33:00Z"/>
          <w:rFonts w:ascii="Times New Roman" w:hAnsi="Times New Roman" w:cs="Times New Roman"/>
          <w:sz w:val="20"/>
          <w:szCs w:val="20"/>
          <w:rPrChange w:id="1271" w:author="Garza, Joseph" w:date="2023-09-29T20:06:00Z">
            <w:rPr>
              <w:del w:id="1272" w:author="Garza, Joseph" w:date="2023-09-29T10:33:00Z"/>
              <w:rFonts w:asciiTheme="majorHAnsi" w:hAnsiTheme="majorHAnsi" w:cstheme="majorHAnsi"/>
              <w:sz w:val="20"/>
              <w:szCs w:val="20"/>
            </w:rPr>
          </w:rPrChange>
        </w:rPr>
        <w:pPrChange w:id="1273" w:author="Bird, Chris" w:date="2023-09-29T07:51:00Z">
          <w:pPr>
            <w:spacing w:line="276" w:lineRule="auto"/>
          </w:pPr>
        </w:pPrChange>
      </w:pPr>
    </w:p>
    <w:p w14:paraId="354E441D" w14:textId="77777777" w:rsidR="00442BEB" w:rsidRPr="00E44136" w:rsidDel="00227892" w:rsidRDefault="00442BEB">
      <w:pPr>
        <w:rPr>
          <w:del w:id="1274" w:author="Garza, Joseph" w:date="2023-09-29T10:33:00Z"/>
          <w:rFonts w:ascii="Times New Roman" w:hAnsi="Times New Roman" w:cs="Times New Roman"/>
          <w:sz w:val="20"/>
          <w:szCs w:val="20"/>
          <w:rPrChange w:id="1275" w:author="Garza, Joseph" w:date="2023-09-29T20:06:00Z">
            <w:rPr>
              <w:del w:id="1276" w:author="Garza, Joseph" w:date="2023-09-29T10:33:00Z"/>
              <w:rFonts w:asciiTheme="majorHAnsi" w:hAnsiTheme="majorHAnsi" w:cstheme="majorHAnsi"/>
              <w:sz w:val="20"/>
              <w:szCs w:val="20"/>
            </w:rPr>
          </w:rPrChange>
        </w:rPr>
        <w:pPrChange w:id="1277" w:author="Bird, Chris" w:date="2023-09-29T07:51:00Z">
          <w:pPr>
            <w:spacing w:line="276" w:lineRule="auto"/>
          </w:pPr>
        </w:pPrChange>
      </w:pPr>
    </w:p>
    <w:p w14:paraId="589C6E84" w14:textId="77777777" w:rsidR="00442BEB" w:rsidRPr="00E44136" w:rsidDel="00227892" w:rsidRDefault="00442BEB">
      <w:pPr>
        <w:rPr>
          <w:del w:id="1278" w:author="Garza, Joseph" w:date="2023-09-29T10:33:00Z"/>
          <w:rFonts w:ascii="Times New Roman" w:hAnsi="Times New Roman" w:cs="Times New Roman"/>
          <w:sz w:val="20"/>
          <w:szCs w:val="20"/>
          <w:rPrChange w:id="1279" w:author="Garza, Joseph" w:date="2023-09-29T20:06:00Z">
            <w:rPr>
              <w:del w:id="1280" w:author="Garza, Joseph" w:date="2023-09-29T10:33:00Z"/>
              <w:rFonts w:asciiTheme="majorHAnsi" w:hAnsiTheme="majorHAnsi" w:cstheme="majorHAnsi"/>
              <w:sz w:val="20"/>
              <w:szCs w:val="20"/>
            </w:rPr>
          </w:rPrChange>
        </w:rPr>
        <w:pPrChange w:id="1281" w:author="Bird, Chris" w:date="2023-09-29T07:51:00Z">
          <w:pPr>
            <w:spacing w:line="276" w:lineRule="auto"/>
          </w:pPr>
        </w:pPrChange>
      </w:pPr>
    </w:p>
    <w:p w14:paraId="72E53688" w14:textId="77777777" w:rsidR="00442BEB" w:rsidRPr="00E44136" w:rsidDel="00227892" w:rsidRDefault="00442BEB">
      <w:pPr>
        <w:rPr>
          <w:del w:id="1282" w:author="Garza, Joseph" w:date="2023-09-29T10:33:00Z"/>
          <w:rFonts w:ascii="Times New Roman" w:hAnsi="Times New Roman" w:cs="Times New Roman"/>
          <w:sz w:val="20"/>
          <w:szCs w:val="20"/>
          <w:rPrChange w:id="1283" w:author="Garza, Joseph" w:date="2023-09-29T20:06:00Z">
            <w:rPr>
              <w:del w:id="1284" w:author="Garza, Joseph" w:date="2023-09-29T10:33:00Z"/>
              <w:rFonts w:asciiTheme="majorHAnsi" w:hAnsiTheme="majorHAnsi" w:cstheme="majorHAnsi"/>
              <w:sz w:val="20"/>
              <w:szCs w:val="20"/>
            </w:rPr>
          </w:rPrChange>
        </w:rPr>
        <w:pPrChange w:id="1285" w:author="Bird, Chris" w:date="2023-09-29T07:51:00Z">
          <w:pPr>
            <w:spacing w:line="276" w:lineRule="auto"/>
          </w:pPr>
        </w:pPrChange>
      </w:pPr>
    </w:p>
    <w:p w14:paraId="2299DFC4" w14:textId="77777777" w:rsidR="00442BEB" w:rsidRPr="00E44136" w:rsidDel="00227892" w:rsidRDefault="00442BEB">
      <w:pPr>
        <w:rPr>
          <w:del w:id="1286" w:author="Garza, Joseph" w:date="2023-09-29T10:33:00Z"/>
          <w:rFonts w:ascii="Times New Roman" w:hAnsi="Times New Roman" w:cs="Times New Roman"/>
          <w:sz w:val="20"/>
          <w:szCs w:val="20"/>
          <w:rPrChange w:id="1287" w:author="Garza, Joseph" w:date="2023-09-29T20:06:00Z">
            <w:rPr>
              <w:del w:id="1288" w:author="Garza, Joseph" w:date="2023-09-29T10:33:00Z"/>
              <w:rFonts w:asciiTheme="majorHAnsi" w:hAnsiTheme="majorHAnsi" w:cstheme="majorHAnsi"/>
              <w:sz w:val="20"/>
              <w:szCs w:val="20"/>
            </w:rPr>
          </w:rPrChange>
        </w:rPr>
        <w:pPrChange w:id="1289" w:author="Bird, Chris" w:date="2023-09-29T07:51:00Z">
          <w:pPr>
            <w:spacing w:line="276" w:lineRule="auto"/>
          </w:pPr>
        </w:pPrChange>
      </w:pPr>
    </w:p>
    <w:p w14:paraId="61F27351" w14:textId="77777777" w:rsidR="00442BEB" w:rsidRPr="00E44136" w:rsidDel="00227892" w:rsidRDefault="00442BEB">
      <w:pPr>
        <w:rPr>
          <w:del w:id="1290" w:author="Garza, Joseph" w:date="2023-09-29T10:33:00Z"/>
          <w:rFonts w:ascii="Times New Roman" w:hAnsi="Times New Roman" w:cs="Times New Roman"/>
          <w:sz w:val="20"/>
          <w:szCs w:val="20"/>
          <w:rPrChange w:id="1291" w:author="Garza, Joseph" w:date="2023-09-29T20:06:00Z">
            <w:rPr>
              <w:del w:id="1292" w:author="Garza, Joseph" w:date="2023-09-29T10:33:00Z"/>
              <w:rFonts w:asciiTheme="majorHAnsi" w:hAnsiTheme="majorHAnsi" w:cstheme="majorHAnsi"/>
              <w:sz w:val="20"/>
              <w:szCs w:val="20"/>
            </w:rPr>
          </w:rPrChange>
        </w:rPr>
        <w:pPrChange w:id="1293" w:author="Bird, Chris" w:date="2023-09-29T07:51:00Z">
          <w:pPr>
            <w:spacing w:line="276" w:lineRule="auto"/>
          </w:pPr>
        </w:pPrChange>
      </w:pPr>
    </w:p>
    <w:p w14:paraId="5BE81747" w14:textId="77777777" w:rsidR="00442BEB" w:rsidRPr="00E44136" w:rsidDel="00227892" w:rsidRDefault="00442BEB">
      <w:pPr>
        <w:rPr>
          <w:del w:id="1294" w:author="Garza, Joseph" w:date="2023-09-29T10:33:00Z"/>
          <w:rFonts w:ascii="Times New Roman" w:hAnsi="Times New Roman" w:cs="Times New Roman"/>
          <w:sz w:val="20"/>
          <w:szCs w:val="20"/>
          <w:rPrChange w:id="1295" w:author="Garza, Joseph" w:date="2023-09-29T20:06:00Z">
            <w:rPr>
              <w:del w:id="1296" w:author="Garza, Joseph" w:date="2023-09-29T10:33:00Z"/>
              <w:rFonts w:asciiTheme="majorHAnsi" w:hAnsiTheme="majorHAnsi" w:cstheme="majorHAnsi"/>
              <w:sz w:val="20"/>
              <w:szCs w:val="20"/>
            </w:rPr>
          </w:rPrChange>
        </w:rPr>
        <w:pPrChange w:id="1297" w:author="Bird, Chris" w:date="2023-09-29T07:51:00Z">
          <w:pPr>
            <w:spacing w:line="276" w:lineRule="auto"/>
          </w:pPr>
        </w:pPrChange>
      </w:pPr>
    </w:p>
    <w:p w14:paraId="1EB1FF83" w14:textId="77777777" w:rsidR="00442BEB" w:rsidRPr="00E44136" w:rsidDel="00227892" w:rsidRDefault="00442BEB">
      <w:pPr>
        <w:rPr>
          <w:del w:id="1298" w:author="Garza, Joseph" w:date="2023-09-29T10:33:00Z"/>
          <w:rFonts w:ascii="Times New Roman" w:hAnsi="Times New Roman" w:cs="Times New Roman"/>
          <w:sz w:val="20"/>
          <w:szCs w:val="20"/>
          <w:rPrChange w:id="1299" w:author="Garza, Joseph" w:date="2023-09-29T20:06:00Z">
            <w:rPr>
              <w:del w:id="1300" w:author="Garza, Joseph" w:date="2023-09-29T10:33:00Z"/>
              <w:rFonts w:asciiTheme="majorHAnsi" w:hAnsiTheme="majorHAnsi" w:cstheme="majorHAnsi"/>
              <w:sz w:val="20"/>
              <w:szCs w:val="20"/>
            </w:rPr>
          </w:rPrChange>
        </w:rPr>
        <w:pPrChange w:id="1301" w:author="Bird, Chris" w:date="2023-09-29T07:51:00Z">
          <w:pPr>
            <w:spacing w:line="276" w:lineRule="auto"/>
          </w:pPr>
        </w:pPrChange>
      </w:pPr>
    </w:p>
    <w:p w14:paraId="0808A37D" w14:textId="77777777" w:rsidR="00442BEB" w:rsidRPr="00E44136" w:rsidDel="00227892" w:rsidRDefault="00442BEB">
      <w:pPr>
        <w:rPr>
          <w:del w:id="1302" w:author="Garza, Joseph" w:date="2023-09-29T10:33:00Z"/>
          <w:rFonts w:ascii="Times New Roman" w:hAnsi="Times New Roman" w:cs="Times New Roman"/>
          <w:sz w:val="20"/>
          <w:szCs w:val="20"/>
          <w:rPrChange w:id="1303" w:author="Garza, Joseph" w:date="2023-09-29T20:06:00Z">
            <w:rPr>
              <w:del w:id="1304" w:author="Garza, Joseph" w:date="2023-09-29T10:33:00Z"/>
              <w:rFonts w:asciiTheme="majorHAnsi" w:hAnsiTheme="majorHAnsi" w:cstheme="majorHAnsi"/>
              <w:sz w:val="20"/>
              <w:szCs w:val="20"/>
            </w:rPr>
          </w:rPrChange>
        </w:rPr>
        <w:pPrChange w:id="1305" w:author="Bird, Chris" w:date="2023-09-29T07:51:00Z">
          <w:pPr>
            <w:spacing w:line="276" w:lineRule="auto"/>
          </w:pPr>
        </w:pPrChange>
      </w:pPr>
    </w:p>
    <w:p w14:paraId="6A85D8B9" w14:textId="77777777" w:rsidR="00442BEB" w:rsidRPr="00E44136" w:rsidDel="00227892" w:rsidRDefault="00442BEB">
      <w:pPr>
        <w:rPr>
          <w:del w:id="1306" w:author="Garza, Joseph" w:date="2023-09-29T10:33:00Z"/>
          <w:rFonts w:ascii="Times New Roman" w:hAnsi="Times New Roman" w:cs="Times New Roman"/>
          <w:sz w:val="20"/>
          <w:szCs w:val="20"/>
          <w:rPrChange w:id="1307" w:author="Garza, Joseph" w:date="2023-09-29T20:06:00Z">
            <w:rPr>
              <w:del w:id="1308" w:author="Garza, Joseph" w:date="2023-09-29T10:33:00Z"/>
              <w:rFonts w:asciiTheme="majorHAnsi" w:hAnsiTheme="majorHAnsi" w:cstheme="majorHAnsi"/>
              <w:sz w:val="20"/>
              <w:szCs w:val="20"/>
            </w:rPr>
          </w:rPrChange>
        </w:rPr>
        <w:pPrChange w:id="1309" w:author="Bird, Chris" w:date="2023-09-29T07:51:00Z">
          <w:pPr>
            <w:spacing w:line="276" w:lineRule="auto"/>
          </w:pPr>
        </w:pPrChange>
      </w:pPr>
    </w:p>
    <w:p w14:paraId="1D9C3576" w14:textId="77777777" w:rsidR="00442BEB" w:rsidRPr="00E44136" w:rsidDel="00227892" w:rsidRDefault="00442BEB">
      <w:pPr>
        <w:rPr>
          <w:del w:id="1310" w:author="Garza, Joseph" w:date="2023-09-29T10:33:00Z"/>
          <w:rFonts w:ascii="Times New Roman" w:hAnsi="Times New Roman" w:cs="Times New Roman"/>
          <w:sz w:val="20"/>
          <w:szCs w:val="20"/>
          <w:rPrChange w:id="1311" w:author="Garza, Joseph" w:date="2023-09-29T20:06:00Z">
            <w:rPr>
              <w:del w:id="1312" w:author="Garza, Joseph" w:date="2023-09-29T10:33:00Z"/>
              <w:rFonts w:asciiTheme="majorHAnsi" w:hAnsiTheme="majorHAnsi" w:cstheme="majorHAnsi"/>
              <w:sz w:val="20"/>
              <w:szCs w:val="20"/>
            </w:rPr>
          </w:rPrChange>
        </w:rPr>
        <w:pPrChange w:id="1313" w:author="Bird, Chris" w:date="2023-09-29T07:51:00Z">
          <w:pPr>
            <w:spacing w:line="276" w:lineRule="auto"/>
          </w:pPr>
        </w:pPrChange>
      </w:pPr>
    </w:p>
    <w:p w14:paraId="1622B0E2" w14:textId="77777777" w:rsidR="00442BEB" w:rsidRPr="00E44136" w:rsidDel="00227892" w:rsidRDefault="00442BEB">
      <w:pPr>
        <w:rPr>
          <w:del w:id="1314" w:author="Garza, Joseph" w:date="2023-09-29T10:33:00Z"/>
          <w:rFonts w:ascii="Times New Roman" w:hAnsi="Times New Roman" w:cs="Times New Roman"/>
          <w:sz w:val="20"/>
          <w:szCs w:val="20"/>
          <w:rPrChange w:id="1315" w:author="Garza, Joseph" w:date="2023-09-29T20:06:00Z">
            <w:rPr>
              <w:del w:id="1316" w:author="Garza, Joseph" w:date="2023-09-29T10:33:00Z"/>
              <w:rFonts w:asciiTheme="majorHAnsi" w:hAnsiTheme="majorHAnsi" w:cstheme="majorHAnsi"/>
              <w:sz w:val="20"/>
              <w:szCs w:val="20"/>
            </w:rPr>
          </w:rPrChange>
        </w:rPr>
        <w:pPrChange w:id="1317" w:author="Bird, Chris" w:date="2023-09-29T07:51:00Z">
          <w:pPr>
            <w:spacing w:line="276" w:lineRule="auto"/>
          </w:pPr>
        </w:pPrChange>
      </w:pPr>
    </w:p>
    <w:p w14:paraId="34DEF87C" w14:textId="77777777" w:rsidR="00442BEB" w:rsidRPr="00E44136" w:rsidDel="00227892" w:rsidRDefault="00442BEB">
      <w:pPr>
        <w:rPr>
          <w:del w:id="1318" w:author="Garza, Joseph" w:date="2023-09-29T10:33:00Z"/>
          <w:rFonts w:ascii="Times New Roman" w:hAnsi="Times New Roman" w:cs="Times New Roman"/>
          <w:sz w:val="20"/>
          <w:szCs w:val="20"/>
          <w:rPrChange w:id="1319" w:author="Garza, Joseph" w:date="2023-09-29T20:06:00Z">
            <w:rPr>
              <w:del w:id="1320" w:author="Garza, Joseph" w:date="2023-09-29T10:33:00Z"/>
              <w:rFonts w:asciiTheme="majorHAnsi" w:hAnsiTheme="majorHAnsi" w:cstheme="majorHAnsi"/>
              <w:sz w:val="20"/>
              <w:szCs w:val="20"/>
            </w:rPr>
          </w:rPrChange>
        </w:rPr>
        <w:pPrChange w:id="1321" w:author="Bird, Chris" w:date="2023-09-29T07:51:00Z">
          <w:pPr>
            <w:spacing w:line="276" w:lineRule="auto"/>
          </w:pPr>
        </w:pPrChange>
      </w:pPr>
    </w:p>
    <w:p w14:paraId="48CE7BDC" w14:textId="77777777" w:rsidR="00442BEB" w:rsidRPr="00E44136" w:rsidDel="00227892" w:rsidRDefault="00442BEB">
      <w:pPr>
        <w:rPr>
          <w:del w:id="1322" w:author="Garza, Joseph" w:date="2023-09-29T10:33:00Z"/>
          <w:rFonts w:ascii="Times New Roman" w:hAnsi="Times New Roman" w:cs="Times New Roman"/>
          <w:sz w:val="20"/>
          <w:szCs w:val="20"/>
          <w:rPrChange w:id="1323" w:author="Garza, Joseph" w:date="2023-09-29T20:06:00Z">
            <w:rPr>
              <w:del w:id="1324" w:author="Garza, Joseph" w:date="2023-09-29T10:33:00Z"/>
              <w:rFonts w:asciiTheme="majorHAnsi" w:hAnsiTheme="majorHAnsi" w:cstheme="majorHAnsi"/>
              <w:sz w:val="20"/>
              <w:szCs w:val="20"/>
            </w:rPr>
          </w:rPrChange>
        </w:rPr>
        <w:pPrChange w:id="1325" w:author="Bird, Chris" w:date="2023-09-29T07:51:00Z">
          <w:pPr>
            <w:spacing w:line="276" w:lineRule="auto"/>
          </w:pPr>
        </w:pPrChange>
      </w:pPr>
    </w:p>
    <w:p w14:paraId="48BFA13A" w14:textId="77777777" w:rsidR="001C111E" w:rsidRPr="00E44136" w:rsidDel="00227892" w:rsidRDefault="001C111E">
      <w:pPr>
        <w:rPr>
          <w:del w:id="1326" w:author="Garza, Joseph" w:date="2023-09-29T10:33:00Z"/>
          <w:rFonts w:ascii="Times New Roman" w:hAnsi="Times New Roman" w:cs="Times New Roman"/>
          <w:sz w:val="20"/>
          <w:szCs w:val="20"/>
          <w:rPrChange w:id="1327" w:author="Garza, Joseph" w:date="2023-09-29T20:06:00Z">
            <w:rPr>
              <w:del w:id="1328" w:author="Garza, Joseph" w:date="2023-09-29T10:33:00Z"/>
              <w:rFonts w:asciiTheme="majorHAnsi" w:hAnsiTheme="majorHAnsi" w:cstheme="majorHAnsi"/>
              <w:sz w:val="20"/>
              <w:szCs w:val="20"/>
            </w:rPr>
          </w:rPrChange>
        </w:rPr>
        <w:pPrChange w:id="1329" w:author="Bird, Chris" w:date="2023-09-29T07:51:00Z">
          <w:pPr>
            <w:spacing w:line="276" w:lineRule="auto"/>
          </w:pPr>
        </w:pPrChange>
      </w:pPr>
    </w:p>
    <w:p w14:paraId="28694303" w14:textId="77777777" w:rsidR="00442BEB" w:rsidRPr="00E44136" w:rsidDel="00227892" w:rsidRDefault="00442BEB">
      <w:pPr>
        <w:rPr>
          <w:del w:id="1330" w:author="Garza, Joseph" w:date="2023-09-29T10:33:00Z"/>
          <w:rFonts w:ascii="Times New Roman" w:hAnsi="Times New Roman" w:cs="Times New Roman"/>
          <w:sz w:val="20"/>
          <w:szCs w:val="20"/>
          <w:rPrChange w:id="1331" w:author="Garza, Joseph" w:date="2023-09-29T20:06:00Z">
            <w:rPr>
              <w:del w:id="1332" w:author="Garza, Joseph" w:date="2023-09-29T10:33:00Z"/>
              <w:rFonts w:asciiTheme="majorHAnsi" w:hAnsiTheme="majorHAnsi" w:cstheme="majorHAnsi"/>
              <w:sz w:val="20"/>
              <w:szCs w:val="20"/>
            </w:rPr>
          </w:rPrChange>
        </w:rPr>
        <w:pPrChange w:id="1333" w:author="Bird, Chris" w:date="2023-09-29T07:51:00Z">
          <w:pPr>
            <w:spacing w:line="276" w:lineRule="auto"/>
          </w:pPr>
        </w:pPrChange>
      </w:pPr>
    </w:p>
    <w:p w14:paraId="3B41299E" w14:textId="77777777" w:rsidR="001459AE" w:rsidRPr="00E44136" w:rsidDel="00227892" w:rsidRDefault="001459AE">
      <w:pPr>
        <w:rPr>
          <w:del w:id="1334" w:author="Garza, Joseph" w:date="2023-09-29T10:33:00Z"/>
          <w:rFonts w:ascii="Times New Roman" w:hAnsi="Times New Roman" w:cs="Times New Roman"/>
          <w:sz w:val="20"/>
          <w:szCs w:val="20"/>
          <w:rPrChange w:id="1335" w:author="Garza, Joseph" w:date="2023-09-29T20:06:00Z">
            <w:rPr>
              <w:del w:id="1336" w:author="Garza, Joseph" w:date="2023-09-29T10:33:00Z"/>
              <w:rFonts w:asciiTheme="majorHAnsi" w:hAnsiTheme="majorHAnsi" w:cstheme="majorHAnsi"/>
              <w:sz w:val="20"/>
              <w:szCs w:val="20"/>
            </w:rPr>
          </w:rPrChange>
        </w:rPr>
        <w:pPrChange w:id="1337" w:author="Bird, Chris" w:date="2023-09-29T07:51:00Z">
          <w:pPr>
            <w:spacing w:line="276" w:lineRule="auto"/>
          </w:pPr>
        </w:pPrChange>
      </w:pPr>
    </w:p>
    <w:p w14:paraId="1B579765" w14:textId="77777777" w:rsidR="001459AE" w:rsidRPr="00E44136" w:rsidDel="00227892" w:rsidRDefault="001459AE">
      <w:pPr>
        <w:rPr>
          <w:del w:id="1338" w:author="Garza, Joseph" w:date="2023-09-29T10:33:00Z"/>
          <w:rFonts w:ascii="Times New Roman" w:hAnsi="Times New Roman" w:cs="Times New Roman"/>
          <w:sz w:val="20"/>
          <w:szCs w:val="20"/>
          <w:rPrChange w:id="1339" w:author="Garza, Joseph" w:date="2023-09-29T20:06:00Z">
            <w:rPr>
              <w:del w:id="1340" w:author="Garza, Joseph" w:date="2023-09-29T10:33:00Z"/>
              <w:rFonts w:asciiTheme="majorHAnsi" w:hAnsiTheme="majorHAnsi" w:cstheme="majorHAnsi"/>
              <w:sz w:val="20"/>
              <w:szCs w:val="20"/>
            </w:rPr>
          </w:rPrChange>
        </w:rPr>
        <w:pPrChange w:id="1341" w:author="Bird, Chris" w:date="2023-09-29T07:51:00Z">
          <w:pPr>
            <w:spacing w:line="276" w:lineRule="auto"/>
          </w:pPr>
        </w:pPrChange>
      </w:pPr>
    </w:p>
    <w:p w14:paraId="67EB3F02" w14:textId="77777777" w:rsidR="007A6E6F" w:rsidRPr="00E44136" w:rsidDel="00227892" w:rsidRDefault="007A6E6F">
      <w:pPr>
        <w:rPr>
          <w:del w:id="1342" w:author="Garza, Joseph" w:date="2023-09-29T10:33:00Z"/>
          <w:rFonts w:ascii="Times New Roman" w:hAnsi="Times New Roman" w:cs="Times New Roman"/>
          <w:sz w:val="20"/>
          <w:szCs w:val="20"/>
          <w:rPrChange w:id="1343" w:author="Garza, Joseph" w:date="2023-09-29T20:06:00Z">
            <w:rPr>
              <w:del w:id="1344" w:author="Garza, Joseph" w:date="2023-09-29T10:33:00Z"/>
              <w:rFonts w:asciiTheme="majorHAnsi" w:hAnsiTheme="majorHAnsi" w:cstheme="majorHAnsi"/>
              <w:sz w:val="20"/>
              <w:szCs w:val="20"/>
            </w:rPr>
          </w:rPrChange>
        </w:rPr>
        <w:pPrChange w:id="1345" w:author="Bird, Chris" w:date="2023-09-29T07:51:00Z">
          <w:pPr>
            <w:spacing w:line="276" w:lineRule="auto"/>
          </w:pPr>
        </w:pPrChange>
      </w:pPr>
    </w:p>
    <w:p w14:paraId="4FFDAE32" w14:textId="77777777" w:rsidR="00227892" w:rsidRPr="00E44136" w:rsidDel="00227892" w:rsidRDefault="00227892">
      <w:pPr>
        <w:rPr>
          <w:del w:id="1346" w:author="Garza, Joseph" w:date="2023-09-29T10:32:00Z"/>
          <w:rFonts w:ascii="Times New Roman" w:hAnsi="Times New Roman" w:cs="Times New Roman"/>
          <w:b/>
          <w:bCs/>
          <w:sz w:val="20"/>
          <w:szCs w:val="20"/>
          <w:u w:val="single"/>
          <w:rPrChange w:id="1347" w:author="Garza, Joseph" w:date="2023-09-29T20:06:00Z">
            <w:rPr>
              <w:del w:id="1348" w:author="Garza, Joseph" w:date="2023-09-29T10:32:00Z"/>
              <w:rFonts w:ascii="Times New Roman" w:hAnsi="Times New Roman" w:cs="Times New Roman"/>
              <w:b/>
              <w:bCs/>
              <w:sz w:val="22"/>
              <w:szCs w:val="22"/>
              <w:u w:val="single"/>
            </w:rPr>
          </w:rPrChange>
        </w:rPr>
        <w:pPrChange w:id="1349" w:author="Bird, Chris" w:date="2023-09-29T07:51:00Z">
          <w:pPr>
            <w:spacing w:line="480" w:lineRule="auto"/>
          </w:pPr>
        </w:pPrChange>
      </w:pPr>
    </w:p>
    <w:p w14:paraId="3BC5088D" w14:textId="0C06CE74" w:rsidR="00081412" w:rsidRPr="00E44136" w:rsidDel="00227892" w:rsidRDefault="00081412">
      <w:pPr>
        <w:rPr>
          <w:del w:id="1350" w:author="Garza, Joseph" w:date="2023-09-29T10:32:00Z"/>
          <w:rFonts w:ascii="Times New Roman" w:hAnsi="Times New Roman" w:cs="Times New Roman"/>
          <w:b/>
          <w:bCs/>
          <w:sz w:val="20"/>
          <w:szCs w:val="20"/>
          <w:u w:val="single"/>
          <w:rPrChange w:id="1351" w:author="Garza, Joseph" w:date="2023-09-29T20:06:00Z">
            <w:rPr>
              <w:del w:id="1352" w:author="Garza, Joseph" w:date="2023-09-29T10:32:00Z"/>
              <w:rFonts w:ascii="Times New Roman" w:hAnsi="Times New Roman" w:cs="Times New Roman"/>
              <w:b/>
              <w:bCs/>
              <w:sz w:val="22"/>
              <w:szCs w:val="22"/>
              <w:u w:val="single"/>
            </w:rPr>
          </w:rPrChange>
        </w:rPr>
        <w:pPrChange w:id="1353" w:author="Bird, Chris" w:date="2023-09-29T07:51:00Z">
          <w:pPr>
            <w:spacing w:line="480" w:lineRule="auto"/>
          </w:pPr>
        </w:pPrChange>
      </w:pPr>
      <w:del w:id="1354" w:author="Garza, Joseph" w:date="2023-09-29T10:32:00Z">
        <w:r w:rsidRPr="00E44136" w:rsidDel="00227892">
          <w:rPr>
            <w:rFonts w:ascii="Times New Roman" w:hAnsi="Times New Roman" w:cs="Times New Roman"/>
            <w:b/>
            <w:bCs/>
            <w:sz w:val="20"/>
            <w:szCs w:val="20"/>
            <w:u w:val="single"/>
            <w:rPrChange w:id="1355" w:author="Garza, Joseph" w:date="2023-09-29T20:06:00Z">
              <w:rPr>
                <w:rFonts w:ascii="Times New Roman" w:hAnsi="Times New Roman" w:cs="Times New Roman"/>
                <w:b/>
                <w:bCs/>
                <w:sz w:val="22"/>
                <w:szCs w:val="22"/>
                <w:u w:val="single"/>
              </w:rPr>
            </w:rPrChange>
          </w:rPr>
          <w:delText>Recommendation</w:delText>
        </w:r>
      </w:del>
    </w:p>
    <w:p w14:paraId="70A1861A" w14:textId="7C2AFCB2" w:rsidR="00442BEB" w:rsidRPr="00E44136" w:rsidDel="00227892" w:rsidRDefault="00442BEB" w:rsidP="00123830">
      <w:pPr>
        <w:jc w:val="center"/>
        <w:rPr>
          <w:del w:id="1356" w:author="Garza, Joseph" w:date="2023-09-29T10:32:00Z"/>
          <w:rFonts w:ascii="Times New Roman" w:hAnsi="Times New Roman" w:cs="Times New Roman"/>
          <w:sz w:val="20"/>
          <w:szCs w:val="20"/>
          <w:rPrChange w:id="1357" w:author="Garza, Joseph" w:date="2023-09-29T20:06:00Z">
            <w:rPr>
              <w:del w:id="1358" w:author="Garza, Joseph" w:date="2023-09-29T10:32:00Z"/>
              <w:rFonts w:asciiTheme="majorHAnsi" w:hAnsiTheme="majorHAnsi" w:cstheme="majorHAnsi"/>
              <w:sz w:val="2"/>
              <w:szCs w:val="2"/>
            </w:rPr>
          </w:rPrChange>
        </w:rPr>
      </w:pPr>
    </w:p>
    <w:p w14:paraId="7FA2943E" w14:textId="182D4096" w:rsidR="00442BEB" w:rsidRPr="00E44136" w:rsidDel="00227892" w:rsidRDefault="00442BEB" w:rsidP="00123830">
      <w:pPr>
        <w:jc w:val="center"/>
        <w:rPr>
          <w:del w:id="1359" w:author="Garza, Joseph" w:date="2023-09-29T10:32:00Z"/>
          <w:rFonts w:ascii="Times New Roman" w:hAnsi="Times New Roman" w:cs="Times New Roman"/>
          <w:sz w:val="20"/>
          <w:szCs w:val="20"/>
          <w:rPrChange w:id="1360" w:author="Garza, Joseph" w:date="2023-09-29T20:06:00Z">
            <w:rPr>
              <w:del w:id="1361" w:author="Garza, Joseph" w:date="2023-09-29T10:32:00Z"/>
              <w:rFonts w:asciiTheme="majorHAnsi" w:hAnsiTheme="majorHAnsi" w:cstheme="majorHAnsi"/>
              <w:sz w:val="22"/>
              <w:szCs w:val="22"/>
            </w:rPr>
          </w:rPrChange>
        </w:rPr>
      </w:pPr>
    </w:p>
    <w:p w14:paraId="5505432B" w14:textId="1B138101" w:rsidR="00442BEB" w:rsidRPr="00E44136" w:rsidRDefault="00442BEB">
      <w:pPr>
        <w:rPr>
          <w:rFonts w:ascii="Times New Roman" w:hAnsi="Times New Roman" w:cs="Times New Roman"/>
          <w:sz w:val="20"/>
          <w:szCs w:val="20"/>
        </w:rPr>
        <w:pPrChange w:id="1362" w:author="Bird, Chris" w:date="2023-09-29T07:51:00Z">
          <w:pPr>
            <w:spacing w:line="276" w:lineRule="auto"/>
          </w:pPr>
        </w:pPrChange>
      </w:pPr>
      <w:del w:id="1363" w:author="Garza, Joseph" w:date="2023-09-29T10:32:00Z">
        <w:r w:rsidRPr="00E44136" w:rsidDel="00227892">
          <w:rPr>
            <w:rFonts w:ascii="Times New Roman" w:hAnsi="Times New Roman" w:cs="Times New Roman"/>
            <w:sz w:val="20"/>
            <w:szCs w:val="20"/>
          </w:rPr>
          <w:delText>The section is reserved for a recommendation from a faculty mentor</w:delText>
        </w:r>
      </w:del>
      <w:del w:id="1364" w:author="Garza, Joseph" w:date="2023-09-29T11:07:00Z">
        <w:r w:rsidRPr="00E44136" w:rsidDel="009E7EE6">
          <w:rPr>
            <w:rFonts w:ascii="Times New Roman" w:hAnsi="Times New Roman" w:cs="Times New Roman"/>
            <w:sz w:val="20"/>
            <w:szCs w:val="20"/>
          </w:rPr>
          <w:delText xml:space="preserve">.  </w:delText>
        </w:r>
      </w:del>
    </w:p>
    <w:sectPr w:rsidR="00442BEB" w:rsidRPr="00E44136">
      <w:headerReference w:type="even" r:id="rId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58F85" w14:textId="77777777" w:rsidR="00927318" w:rsidRDefault="00927318" w:rsidP="00317CA0">
      <w:r>
        <w:separator/>
      </w:r>
    </w:p>
  </w:endnote>
  <w:endnote w:type="continuationSeparator" w:id="0">
    <w:p w14:paraId="49447FEC" w14:textId="77777777" w:rsidR="00927318" w:rsidRDefault="00927318" w:rsidP="00317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30713" w14:textId="77777777" w:rsidR="00213102" w:rsidRDefault="0021310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54887" w14:textId="77777777" w:rsidR="00927318" w:rsidRDefault="00927318" w:rsidP="00317CA0">
      <w:r>
        <w:separator/>
      </w:r>
    </w:p>
  </w:footnote>
  <w:footnote w:type="continuationSeparator" w:id="0">
    <w:p w14:paraId="6E9643CA" w14:textId="77777777" w:rsidR="00927318" w:rsidRDefault="00927318" w:rsidP="00317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4DE3A" w14:textId="0672879C" w:rsidR="00213102" w:rsidRDefault="00213102">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3084523"/>
      <w:docPartObj>
        <w:docPartGallery w:val="Page Numbers (Top of Page)"/>
        <w:docPartUnique/>
      </w:docPartObj>
    </w:sdtPr>
    <w:sdtEndPr>
      <w:rPr>
        <w:rStyle w:val="PageNumber"/>
      </w:rPr>
    </w:sdtEndPr>
    <w:sdtContent>
      <w:p w14:paraId="66153F8C" w14:textId="5420B3EE" w:rsidR="00317CA0" w:rsidRDefault="00317CA0" w:rsidP="0094494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AAFD1ED" w14:textId="77777777" w:rsidR="00317CA0" w:rsidRDefault="00317CA0" w:rsidP="00317CA0">
    <w:pPr>
      <w:pStyle w:val="Header"/>
      <w:ind w:right="360"/>
    </w:pPr>
  </w:p>
  <w:p w14:paraId="63C5F14D" w14:textId="77777777" w:rsidR="00516C81" w:rsidRDefault="00516C81"/>
  <w:p w14:paraId="409AC9AA" w14:textId="77777777" w:rsidR="00516C81" w:rsidRDefault="00516C81"/>
  <w:p w14:paraId="217314C6" w14:textId="77777777" w:rsidR="00516C81" w:rsidRDefault="00516C8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6D38D" w14:textId="77777777" w:rsidR="000720BD" w:rsidRDefault="001A0AFD">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A60B8"/>
    <w:multiLevelType w:val="hybridMultilevel"/>
    <w:tmpl w:val="D3D41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694601"/>
    <w:multiLevelType w:val="hybridMultilevel"/>
    <w:tmpl w:val="F998FCF4"/>
    <w:lvl w:ilvl="0" w:tplc="CF56A46C">
      <w:start w:val="1"/>
      <w:numFmt w:val="bullet"/>
      <w:lvlText w:val=""/>
      <w:lvlJc w:val="left"/>
      <w:pPr>
        <w:ind w:left="720" w:hanging="360"/>
      </w:pPr>
      <w:rPr>
        <w:rFonts w:ascii="Symbol" w:hAnsi="Symbol" w:hint="default"/>
        <w:color w:val="000000" w:themeColor="text1"/>
        <w:sz w:val="13"/>
        <w:szCs w:val="1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94F29"/>
    <w:multiLevelType w:val="hybridMultilevel"/>
    <w:tmpl w:val="68B43792"/>
    <w:lvl w:ilvl="0" w:tplc="15248AC6">
      <w:start w:val="1"/>
      <w:numFmt w:val="upperRoman"/>
      <w:lvlText w:val="%1."/>
      <w:lvlJc w:val="left"/>
      <w:pPr>
        <w:ind w:left="1080" w:hanging="720"/>
      </w:pPr>
      <w:rPr>
        <w:rFonts w:asciiTheme="minorHAnsi" w:hAnsiTheme="minorHAnsi" w:cs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761121"/>
    <w:multiLevelType w:val="hybridMultilevel"/>
    <w:tmpl w:val="9BE2BE9C"/>
    <w:lvl w:ilvl="0" w:tplc="CC44E336">
      <w:start w:val="1"/>
      <w:numFmt w:val="bullet"/>
      <w:pStyle w:val="ResponsibilitiesAchievements"/>
      <w:lvlText w:val=""/>
      <w:lvlJc w:val="left"/>
      <w:pPr>
        <w:ind w:left="720" w:hanging="360"/>
      </w:pPr>
      <w:rPr>
        <w:rFonts w:ascii="Symbol" w:hAnsi="Symbol" w:hint="default"/>
        <w:color w:val="BFBFBF" w:themeColor="background1" w:themeShade="BF"/>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D57FA"/>
    <w:multiLevelType w:val="hybridMultilevel"/>
    <w:tmpl w:val="8758AE2C"/>
    <w:lvl w:ilvl="0" w:tplc="64D49598">
      <w:start w:val="1"/>
      <w:numFmt w:val="upperRoman"/>
      <w:lvlText w:val="%1."/>
      <w:lvlJc w:val="left"/>
      <w:pPr>
        <w:ind w:left="1440" w:hanging="720"/>
      </w:pPr>
      <w:rPr>
        <w:rFonts w:asciiTheme="minorHAnsi" w:hAnsiTheme="minorHAnsi" w:cstheme="minorHAnsi"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170415"/>
    <w:multiLevelType w:val="hybridMultilevel"/>
    <w:tmpl w:val="187E0DA6"/>
    <w:lvl w:ilvl="0" w:tplc="7F7E7132">
      <w:start w:val="1"/>
      <w:numFmt w:val="upperRoman"/>
      <w:lvlText w:val="%1."/>
      <w:lvlJc w:val="left"/>
      <w:pPr>
        <w:ind w:left="1080" w:hanging="720"/>
      </w:pPr>
      <w:rPr>
        <w:rFonts w:asciiTheme="minorHAnsi" w:hAnsiTheme="minorHAnsi" w:cs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A75D6B"/>
    <w:multiLevelType w:val="hybridMultilevel"/>
    <w:tmpl w:val="C890C8FC"/>
    <w:lvl w:ilvl="0" w:tplc="BA82A1EE">
      <w:start w:val="1"/>
      <w:numFmt w:val="decimal"/>
      <w:lvlText w:val="%1."/>
      <w:lvlJc w:val="left"/>
      <w:pPr>
        <w:ind w:left="720" w:hanging="360"/>
      </w:pPr>
      <w:rPr>
        <w:rFonts w:asciiTheme="minorHAnsi" w:hAnsiTheme="minorHAnsi" w:cstheme="minorHAns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4651271">
    <w:abstractNumId w:val="0"/>
  </w:num>
  <w:num w:numId="2" w16cid:durableId="2051831517">
    <w:abstractNumId w:val="6"/>
  </w:num>
  <w:num w:numId="3" w16cid:durableId="1559785777">
    <w:abstractNumId w:val="4"/>
  </w:num>
  <w:num w:numId="4" w16cid:durableId="330450568">
    <w:abstractNumId w:val="2"/>
  </w:num>
  <w:num w:numId="5" w16cid:durableId="2121760114">
    <w:abstractNumId w:val="5"/>
  </w:num>
  <w:num w:numId="6" w16cid:durableId="591085177">
    <w:abstractNumId w:val="3"/>
  </w:num>
  <w:num w:numId="7" w16cid:durableId="135719805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rd, Chris">
    <w15:presenceInfo w15:providerId="AD" w15:userId="S::Chris.Bird@tamucc.edu::bc755951-c795-4bc4-88fb-751a86e11e79"/>
  </w15:person>
  <w15:person w15:author="Garza, Joseph">
    <w15:presenceInfo w15:providerId="AD" w15:userId="S::jgarza189@islander.tamucc.edu::c8eb2ad1-edf8-4232-92e6-2e137fc433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CA0"/>
    <w:rsid w:val="000162C6"/>
    <w:rsid w:val="0002488C"/>
    <w:rsid w:val="00026556"/>
    <w:rsid w:val="00033E47"/>
    <w:rsid w:val="000353B6"/>
    <w:rsid w:val="00035BED"/>
    <w:rsid w:val="0004019C"/>
    <w:rsid w:val="0004160A"/>
    <w:rsid w:val="00043D3B"/>
    <w:rsid w:val="00045D19"/>
    <w:rsid w:val="000638F2"/>
    <w:rsid w:val="00064142"/>
    <w:rsid w:val="00066EB5"/>
    <w:rsid w:val="00071B15"/>
    <w:rsid w:val="000720AB"/>
    <w:rsid w:val="000720BD"/>
    <w:rsid w:val="00081412"/>
    <w:rsid w:val="00083404"/>
    <w:rsid w:val="0008375C"/>
    <w:rsid w:val="000853FC"/>
    <w:rsid w:val="00092E85"/>
    <w:rsid w:val="000A1BBE"/>
    <w:rsid w:val="000A47EE"/>
    <w:rsid w:val="000A5687"/>
    <w:rsid w:val="000B3379"/>
    <w:rsid w:val="000B6BFE"/>
    <w:rsid w:val="000B70EB"/>
    <w:rsid w:val="000B7D9D"/>
    <w:rsid w:val="000B7E43"/>
    <w:rsid w:val="000C1E13"/>
    <w:rsid w:val="000C55B5"/>
    <w:rsid w:val="000D0D83"/>
    <w:rsid w:val="000E1D59"/>
    <w:rsid w:val="000E2730"/>
    <w:rsid w:val="000F180A"/>
    <w:rsid w:val="00113ECC"/>
    <w:rsid w:val="001173AC"/>
    <w:rsid w:val="001232EC"/>
    <w:rsid w:val="00123830"/>
    <w:rsid w:val="00123DEE"/>
    <w:rsid w:val="001258DA"/>
    <w:rsid w:val="00127884"/>
    <w:rsid w:val="001309AA"/>
    <w:rsid w:val="001359A9"/>
    <w:rsid w:val="001426B7"/>
    <w:rsid w:val="00142A94"/>
    <w:rsid w:val="001430B3"/>
    <w:rsid w:val="00143CC6"/>
    <w:rsid w:val="001459AE"/>
    <w:rsid w:val="00151119"/>
    <w:rsid w:val="00151ED3"/>
    <w:rsid w:val="001537B5"/>
    <w:rsid w:val="0015402C"/>
    <w:rsid w:val="0015442A"/>
    <w:rsid w:val="0015582A"/>
    <w:rsid w:val="00156401"/>
    <w:rsid w:val="00167D9A"/>
    <w:rsid w:val="00175C64"/>
    <w:rsid w:val="0017740D"/>
    <w:rsid w:val="0017777E"/>
    <w:rsid w:val="0018552F"/>
    <w:rsid w:val="001A0AFD"/>
    <w:rsid w:val="001A17C5"/>
    <w:rsid w:val="001A327E"/>
    <w:rsid w:val="001A47A9"/>
    <w:rsid w:val="001A7130"/>
    <w:rsid w:val="001B3685"/>
    <w:rsid w:val="001B5D8B"/>
    <w:rsid w:val="001C111E"/>
    <w:rsid w:val="001C25BB"/>
    <w:rsid w:val="001D1E33"/>
    <w:rsid w:val="001D347B"/>
    <w:rsid w:val="001E21BA"/>
    <w:rsid w:val="001E48BD"/>
    <w:rsid w:val="001E4D71"/>
    <w:rsid w:val="001E6229"/>
    <w:rsid w:val="001F171F"/>
    <w:rsid w:val="001F2C61"/>
    <w:rsid w:val="001F3CA1"/>
    <w:rsid w:val="002017B2"/>
    <w:rsid w:val="002052AB"/>
    <w:rsid w:val="00207909"/>
    <w:rsid w:val="00213102"/>
    <w:rsid w:val="00216083"/>
    <w:rsid w:val="00216497"/>
    <w:rsid w:val="002172CC"/>
    <w:rsid w:val="00221AB2"/>
    <w:rsid w:val="0022224A"/>
    <w:rsid w:val="0022509D"/>
    <w:rsid w:val="00227892"/>
    <w:rsid w:val="00234078"/>
    <w:rsid w:val="002350FA"/>
    <w:rsid w:val="0024072D"/>
    <w:rsid w:val="00242444"/>
    <w:rsid w:val="002475D3"/>
    <w:rsid w:val="00252B4D"/>
    <w:rsid w:val="00253FA0"/>
    <w:rsid w:val="00260251"/>
    <w:rsid w:val="002622DD"/>
    <w:rsid w:val="0027199F"/>
    <w:rsid w:val="0027442E"/>
    <w:rsid w:val="00274E93"/>
    <w:rsid w:val="002765EF"/>
    <w:rsid w:val="0028055D"/>
    <w:rsid w:val="00280C63"/>
    <w:rsid w:val="0028740F"/>
    <w:rsid w:val="0029161E"/>
    <w:rsid w:val="002962F9"/>
    <w:rsid w:val="002A02A7"/>
    <w:rsid w:val="002A075A"/>
    <w:rsid w:val="002A7727"/>
    <w:rsid w:val="002B1365"/>
    <w:rsid w:val="002B35C0"/>
    <w:rsid w:val="002C22ED"/>
    <w:rsid w:val="002D22C5"/>
    <w:rsid w:val="002D26EE"/>
    <w:rsid w:val="002D64BD"/>
    <w:rsid w:val="002D7460"/>
    <w:rsid w:val="002D7AB0"/>
    <w:rsid w:val="002E7F0B"/>
    <w:rsid w:val="002F0E5D"/>
    <w:rsid w:val="002F459D"/>
    <w:rsid w:val="002F583E"/>
    <w:rsid w:val="0030010F"/>
    <w:rsid w:val="0030583E"/>
    <w:rsid w:val="00306C7D"/>
    <w:rsid w:val="00307E93"/>
    <w:rsid w:val="00310A86"/>
    <w:rsid w:val="00311A44"/>
    <w:rsid w:val="00317CA0"/>
    <w:rsid w:val="00320C5E"/>
    <w:rsid w:val="00324109"/>
    <w:rsid w:val="00331B6D"/>
    <w:rsid w:val="00332B59"/>
    <w:rsid w:val="00333364"/>
    <w:rsid w:val="00345BB2"/>
    <w:rsid w:val="00357199"/>
    <w:rsid w:val="00360605"/>
    <w:rsid w:val="00361B26"/>
    <w:rsid w:val="003667AD"/>
    <w:rsid w:val="00371372"/>
    <w:rsid w:val="00371F5B"/>
    <w:rsid w:val="003868E3"/>
    <w:rsid w:val="003869DB"/>
    <w:rsid w:val="00387F24"/>
    <w:rsid w:val="00392EDB"/>
    <w:rsid w:val="0039640F"/>
    <w:rsid w:val="0039797E"/>
    <w:rsid w:val="003A32F7"/>
    <w:rsid w:val="003A7539"/>
    <w:rsid w:val="003B29EC"/>
    <w:rsid w:val="003B3ACA"/>
    <w:rsid w:val="003B471F"/>
    <w:rsid w:val="003C4F44"/>
    <w:rsid w:val="003C7DE0"/>
    <w:rsid w:val="003D01EA"/>
    <w:rsid w:val="003D2C39"/>
    <w:rsid w:val="003D4A2F"/>
    <w:rsid w:val="003F533B"/>
    <w:rsid w:val="004038BF"/>
    <w:rsid w:val="004101EA"/>
    <w:rsid w:val="004126F1"/>
    <w:rsid w:val="00422837"/>
    <w:rsid w:val="00423EA5"/>
    <w:rsid w:val="004327E9"/>
    <w:rsid w:val="004351F5"/>
    <w:rsid w:val="00436D07"/>
    <w:rsid w:val="00442BEB"/>
    <w:rsid w:val="00447621"/>
    <w:rsid w:val="004524F6"/>
    <w:rsid w:val="00453608"/>
    <w:rsid w:val="004545AB"/>
    <w:rsid w:val="00462A9A"/>
    <w:rsid w:val="00466C04"/>
    <w:rsid w:val="004703FC"/>
    <w:rsid w:val="00471EE9"/>
    <w:rsid w:val="00477353"/>
    <w:rsid w:val="00477509"/>
    <w:rsid w:val="004800EF"/>
    <w:rsid w:val="00494C31"/>
    <w:rsid w:val="004A08F2"/>
    <w:rsid w:val="004A1C8A"/>
    <w:rsid w:val="004A6C8C"/>
    <w:rsid w:val="004B05A1"/>
    <w:rsid w:val="004B07CF"/>
    <w:rsid w:val="004C1BD5"/>
    <w:rsid w:val="004C7200"/>
    <w:rsid w:val="004E23B0"/>
    <w:rsid w:val="004F3A83"/>
    <w:rsid w:val="004F51F2"/>
    <w:rsid w:val="00502B2C"/>
    <w:rsid w:val="00506D03"/>
    <w:rsid w:val="005106BE"/>
    <w:rsid w:val="00510BF4"/>
    <w:rsid w:val="00516C81"/>
    <w:rsid w:val="00522B3A"/>
    <w:rsid w:val="00523550"/>
    <w:rsid w:val="0052498B"/>
    <w:rsid w:val="00531270"/>
    <w:rsid w:val="00535A3E"/>
    <w:rsid w:val="00540356"/>
    <w:rsid w:val="005407C8"/>
    <w:rsid w:val="0054160B"/>
    <w:rsid w:val="0055071D"/>
    <w:rsid w:val="00554FCA"/>
    <w:rsid w:val="005600A2"/>
    <w:rsid w:val="00563CB8"/>
    <w:rsid w:val="00567D86"/>
    <w:rsid w:val="00571FD0"/>
    <w:rsid w:val="005733DE"/>
    <w:rsid w:val="00573911"/>
    <w:rsid w:val="00575425"/>
    <w:rsid w:val="0058511A"/>
    <w:rsid w:val="0058626E"/>
    <w:rsid w:val="005A1497"/>
    <w:rsid w:val="005A1700"/>
    <w:rsid w:val="005A6C3A"/>
    <w:rsid w:val="005B05BC"/>
    <w:rsid w:val="005B218C"/>
    <w:rsid w:val="005B4471"/>
    <w:rsid w:val="005C2D3B"/>
    <w:rsid w:val="005D2196"/>
    <w:rsid w:val="005E2D02"/>
    <w:rsid w:val="005E5D75"/>
    <w:rsid w:val="005E6C42"/>
    <w:rsid w:val="005F1D48"/>
    <w:rsid w:val="005F2BFF"/>
    <w:rsid w:val="005F76BE"/>
    <w:rsid w:val="00603E03"/>
    <w:rsid w:val="00607DA5"/>
    <w:rsid w:val="00612237"/>
    <w:rsid w:val="00612428"/>
    <w:rsid w:val="00615EB4"/>
    <w:rsid w:val="006176D9"/>
    <w:rsid w:val="006226D2"/>
    <w:rsid w:val="00625668"/>
    <w:rsid w:val="006337AE"/>
    <w:rsid w:val="006344B1"/>
    <w:rsid w:val="006402D2"/>
    <w:rsid w:val="006406B9"/>
    <w:rsid w:val="00641023"/>
    <w:rsid w:val="00643268"/>
    <w:rsid w:val="00647F7D"/>
    <w:rsid w:val="00650561"/>
    <w:rsid w:val="00651C05"/>
    <w:rsid w:val="00672D81"/>
    <w:rsid w:val="006730FD"/>
    <w:rsid w:val="00673D7E"/>
    <w:rsid w:val="006767BD"/>
    <w:rsid w:val="00680E66"/>
    <w:rsid w:val="00686430"/>
    <w:rsid w:val="00686F6D"/>
    <w:rsid w:val="00691927"/>
    <w:rsid w:val="006A3C04"/>
    <w:rsid w:val="006A3C4C"/>
    <w:rsid w:val="006A4F7F"/>
    <w:rsid w:val="006A7A91"/>
    <w:rsid w:val="006B0A70"/>
    <w:rsid w:val="006B3CD2"/>
    <w:rsid w:val="006B5E1A"/>
    <w:rsid w:val="006B7C56"/>
    <w:rsid w:val="006C5053"/>
    <w:rsid w:val="006C753B"/>
    <w:rsid w:val="006D48B6"/>
    <w:rsid w:val="006D56C7"/>
    <w:rsid w:val="006E09F9"/>
    <w:rsid w:val="006E0C0F"/>
    <w:rsid w:val="006F3ACA"/>
    <w:rsid w:val="006F455A"/>
    <w:rsid w:val="006F544C"/>
    <w:rsid w:val="00700C6B"/>
    <w:rsid w:val="0070640C"/>
    <w:rsid w:val="007079D0"/>
    <w:rsid w:val="00717BFE"/>
    <w:rsid w:val="0073730B"/>
    <w:rsid w:val="00737A09"/>
    <w:rsid w:val="007405B9"/>
    <w:rsid w:val="0074324D"/>
    <w:rsid w:val="00744997"/>
    <w:rsid w:val="007468D4"/>
    <w:rsid w:val="007516F8"/>
    <w:rsid w:val="00755EA7"/>
    <w:rsid w:val="007571C2"/>
    <w:rsid w:val="0076168A"/>
    <w:rsid w:val="007620E6"/>
    <w:rsid w:val="00766625"/>
    <w:rsid w:val="0077283A"/>
    <w:rsid w:val="00772A17"/>
    <w:rsid w:val="00772A73"/>
    <w:rsid w:val="00774605"/>
    <w:rsid w:val="00774BBB"/>
    <w:rsid w:val="007756AB"/>
    <w:rsid w:val="00775F08"/>
    <w:rsid w:val="00777CD6"/>
    <w:rsid w:val="00781A25"/>
    <w:rsid w:val="00782FDC"/>
    <w:rsid w:val="00784BDB"/>
    <w:rsid w:val="00785D20"/>
    <w:rsid w:val="007922AF"/>
    <w:rsid w:val="00795A80"/>
    <w:rsid w:val="00796197"/>
    <w:rsid w:val="0079635C"/>
    <w:rsid w:val="007969DD"/>
    <w:rsid w:val="007A0120"/>
    <w:rsid w:val="007A438F"/>
    <w:rsid w:val="007A4D9C"/>
    <w:rsid w:val="007A4EF2"/>
    <w:rsid w:val="007A6C9E"/>
    <w:rsid w:val="007A6E6F"/>
    <w:rsid w:val="007B05AA"/>
    <w:rsid w:val="007B05DB"/>
    <w:rsid w:val="007B0C10"/>
    <w:rsid w:val="007B1044"/>
    <w:rsid w:val="007B5A1B"/>
    <w:rsid w:val="007C49E6"/>
    <w:rsid w:val="007D002F"/>
    <w:rsid w:val="007D18A7"/>
    <w:rsid w:val="007D61EA"/>
    <w:rsid w:val="007E1BA4"/>
    <w:rsid w:val="007E4798"/>
    <w:rsid w:val="007F16C2"/>
    <w:rsid w:val="007F1A47"/>
    <w:rsid w:val="007F2C7E"/>
    <w:rsid w:val="007F2D49"/>
    <w:rsid w:val="007F300A"/>
    <w:rsid w:val="007F430D"/>
    <w:rsid w:val="007F59BF"/>
    <w:rsid w:val="0080280C"/>
    <w:rsid w:val="008038EB"/>
    <w:rsid w:val="00803C3E"/>
    <w:rsid w:val="00810702"/>
    <w:rsid w:val="00811385"/>
    <w:rsid w:val="00813D52"/>
    <w:rsid w:val="00826169"/>
    <w:rsid w:val="00830F9F"/>
    <w:rsid w:val="00836679"/>
    <w:rsid w:val="00844006"/>
    <w:rsid w:val="00853126"/>
    <w:rsid w:val="008533CE"/>
    <w:rsid w:val="008535D5"/>
    <w:rsid w:val="0086648D"/>
    <w:rsid w:val="00871448"/>
    <w:rsid w:val="00871C15"/>
    <w:rsid w:val="00875FC3"/>
    <w:rsid w:val="00880559"/>
    <w:rsid w:val="0088545D"/>
    <w:rsid w:val="0089140B"/>
    <w:rsid w:val="008973CB"/>
    <w:rsid w:val="008A39FF"/>
    <w:rsid w:val="008B138E"/>
    <w:rsid w:val="008B156E"/>
    <w:rsid w:val="008C2994"/>
    <w:rsid w:val="008D325A"/>
    <w:rsid w:val="008D4ADF"/>
    <w:rsid w:val="008E50C0"/>
    <w:rsid w:val="00901B25"/>
    <w:rsid w:val="009026AB"/>
    <w:rsid w:val="00903BFE"/>
    <w:rsid w:val="00907282"/>
    <w:rsid w:val="00914767"/>
    <w:rsid w:val="009164E7"/>
    <w:rsid w:val="00922A38"/>
    <w:rsid w:val="00922B78"/>
    <w:rsid w:val="00922FCC"/>
    <w:rsid w:val="00927318"/>
    <w:rsid w:val="00931AA3"/>
    <w:rsid w:val="009344A0"/>
    <w:rsid w:val="009371A9"/>
    <w:rsid w:val="009372B6"/>
    <w:rsid w:val="00945E87"/>
    <w:rsid w:val="00954743"/>
    <w:rsid w:val="00955901"/>
    <w:rsid w:val="0096241A"/>
    <w:rsid w:val="00971A13"/>
    <w:rsid w:val="00973F4A"/>
    <w:rsid w:val="00977BE6"/>
    <w:rsid w:val="00993FA3"/>
    <w:rsid w:val="00995C90"/>
    <w:rsid w:val="00996993"/>
    <w:rsid w:val="009A3727"/>
    <w:rsid w:val="009A3C16"/>
    <w:rsid w:val="009A6A86"/>
    <w:rsid w:val="009B22B8"/>
    <w:rsid w:val="009C58B7"/>
    <w:rsid w:val="009D157E"/>
    <w:rsid w:val="009D6444"/>
    <w:rsid w:val="009E0617"/>
    <w:rsid w:val="009E3F5C"/>
    <w:rsid w:val="009E4F82"/>
    <w:rsid w:val="009E7682"/>
    <w:rsid w:val="009E7EE6"/>
    <w:rsid w:val="009F7477"/>
    <w:rsid w:val="00A02065"/>
    <w:rsid w:val="00A03C42"/>
    <w:rsid w:val="00A05A9D"/>
    <w:rsid w:val="00A0642D"/>
    <w:rsid w:val="00A0777E"/>
    <w:rsid w:val="00A13145"/>
    <w:rsid w:val="00A149F0"/>
    <w:rsid w:val="00A158DB"/>
    <w:rsid w:val="00A159A0"/>
    <w:rsid w:val="00A17E28"/>
    <w:rsid w:val="00A219F9"/>
    <w:rsid w:val="00A25DB1"/>
    <w:rsid w:val="00A265BA"/>
    <w:rsid w:val="00A30F1D"/>
    <w:rsid w:val="00A31F01"/>
    <w:rsid w:val="00A36876"/>
    <w:rsid w:val="00A4056E"/>
    <w:rsid w:val="00A427D4"/>
    <w:rsid w:val="00A44645"/>
    <w:rsid w:val="00A50663"/>
    <w:rsid w:val="00A57E33"/>
    <w:rsid w:val="00A603DC"/>
    <w:rsid w:val="00A62567"/>
    <w:rsid w:val="00A62881"/>
    <w:rsid w:val="00A63BAD"/>
    <w:rsid w:val="00A63D92"/>
    <w:rsid w:val="00A65761"/>
    <w:rsid w:val="00A72006"/>
    <w:rsid w:val="00A721A0"/>
    <w:rsid w:val="00A74EB2"/>
    <w:rsid w:val="00A80F70"/>
    <w:rsid w:val="00A92078"/>
    <w:rsid w:val="00A923C1"/>
    <w:rsid w:val="00A93DDB"/>
    <w:rsid w:val="00AA183D"/>
    <w:rsid w:val="00AB3147"/>
    <w:rsid w:val="00AB3B4E"/>
    <w:rsid w:val="00AB4CAF"/>
    <w:rsid w:val="00AC54CE"/>
    <w:rsid w:val="00AD365A"/>
    <w:rsid w:val="00AD3E01"/>
    <w:rsid w:val="00AE24A7"/>
    <w:rsid w:val="00AE58AC"/>
    <w:rsid w:val="00B103E9"/>
    <w:rsid w:val="00B116C3"/>
    <w:rsid w:val="00B17193"/>
    <w:rsid w:val="00B22822"/>
    <w:rsid w:val="00B25179"/>
    <w:rsid w:val="00B267AD"/>
    <w:rsid w:val="00B40A58"/>
    <w:rsid w:val="00B44DCA"/>
    <w:rsid w:val="00B51390"/>
    <w:rsid w:val="00B554E6"/>
    <w:rsid w:val="00B55F0B"/>
    <w:rsid w:val="00B571A0"/>
    <w:rsid w:val="00B63227"/>
    <w:rsid w:val="00B64696"/>
    <w:rsid w:val="00B65F41"/>
    <w:rsid w:val="00B742E7"/>
    <w:rsid w:val="00B7452A"/>
    <w:rsid w:val="00B802DF"/>
    <w:rsid w:val="00B81B1D"/>
    <w:rsid w:val="00B875AA"/>
    <w:rsid w:val="00B931EB"/>
    <w:rsid w:val="00BB2B75"/>
    <w:rsid w:val="00BB764D"/>
    <w:rsid w:val="00BC2969"/>
    <w:rsid w:val="00BC2CC8"/>
    <w:rsid w:val="00BC4978"/>
    <w:rsid w:val="00BD037D"/>
    <w:rsid w:val="00BD0EA6"/>
    <w:rsid w:val="00BD4497"/>
    <w:rsid w:val="00BE0570"/>
    <w:rsid w:val="00BE1931"/>
    <w:rsid w:val="00BE79AE"/>
    <w:rsid w:val="00BE7D72"/>
    <w:rsid w:val="00BF45CC"/>
    <w:rsid w:val="00C07D23"/>
    <w:rsid w:val="00C14B97"/>
    <w:rsid w:val="00C14E5B"/>
    <w:rsid w:val="00C17D62"/>
    <w:rsid w:val="00C243D1"/>
    <w:rsid w:val="00C2479D"/>
    <w:rsid w:val="00C253C6"/>
    <w:rsid w:val="00C25DE3"/>
    <w:rsid w:val="00C26D0C"/>
    <w:rsid w:val="00C33AF9"/>
    <w:rsid w:val="00C35CBF"/>
    <w:rsid w:val="00C35D31"/>
    <w:rsid w:val="00C43C86"/>
    <w:rsid w:val="00C45049"/>
    <w:rsid w:val="00C46D19"/>
    <w:rsid w:val="00C47BB0"/>
    <w:rsid w:val="00C50286"/>
    <w:rsid w:val="00C50891"/>
    <w:rsid w:val="00C5283D"/>
    <w:rsid w:val="00C54A74"/>
    <w:rsid w:val="00C5600A"/>
    <w:rsid w:val="00C6046E"/>
    <w:rsid w:val="00C6048F"/>
    <w:rsid w:val="00C64CF0"/>
    <w:rsid w:val="00C722BB"/>
    <w:rsid w:val="00C813E9"/>
    <w:rsid w:val="00C82CDC"/>
    <w:rsid w:val="00C92F89"/>
    <w:rsid w:val="00C944F6"/>
    <w:rsid w:val="00C96DA4"/>
    <w:rsid w:val="00C9756F"/>
    <w:rsid w:val="00CA06C1"/>
    <w:rsid w:val="00CA38D7"/>
    <w:rsid w:val="00CB3926"/>
    <w:rsid w:val="00CB3B2B"/>
    <w:rsid w:val="00CB4BA9"/>
    <w:rsid w:val="00CB5D21"/>
    <w:rsid w:val="00CB6263"/>
    <w:rsid w:val="00CC7FD5"/>
    <w:rsid w:val="00CD25B4"/>
    <w:rsid w:val="00CD3151"/>
    <w:rsid w:val="00CD3740"/>
    <w:rsid w:val="00CD3DD7"/>
    <w:rsid w:val="00CE5ADE"/>
    <w:rsid w:val="00CE7747"/>
    <w:rsid w:val="00CF55A7"/>
    <w:rsid w:val="00CF6BE6"/>
    <w:rsid w:val="00D039D6"/>
    <w:rsid w:val="00D0697C"/>
    <w:rsid w:val="00D1174A"/>
    <w:rsid w:val="00D1315D"/>
    <w:rsid w:val="00D154B5"/>
    <w:rsid w:val="00D15B79"/>
    <w:rsid w:val="00D1792A"/>
    <w:rsid w:val="00D21445"/>
    <w:rsid w:val="00D21E06"/>
    <w:rsid w:val="00D235CD"/>
    <w:rsid w:val="00D2557F"/>
    <w:rsid w:val="00D35E86"/>
    <w:rsid w:val="00D36EE4"/>
    <w:rsid w:val="00D42387"/>
    <w:rsid w:val="00D450C3"/>
    <w:rsid w:val="00D45850"/>
    <w:rsid w:val="00D47552"/>
    <w:rsid w:val="00D501FF"/>
    <w:rsid w:val="00D51FAE"/>
    <w:rsid w:val="00D545DE"/>
    <w:rsid w:val="00D5595A"/>
    <w:rsid w:val="00D57CDF"/>
    <w:rsid w:val="00D57EAC"/>
    <w:rsid w:val="00D63664"/>
    <w:rsid w:val="00D64496"/>
    <w:rsid w:val="00D66CD4"/>
    <w:rsid w:val="00D73F68"/>
    <w:rsid w:val="00D753F6"/>
    <w:rsid w:val="00D80433"/>
    <w:rsid w:val="00D80E76"/>
    <w:rsid w:val="00D86762"/>
    <w:rsid w:val="00D86C34"/>
    <w:rsid w:val="00D877CF"/>
    <w:rsid w:val="00D928A8"/>
    <w:rsid w:val="00D93C63"/>
    <w:rsid w:val="00DA31DA"/>
    <w:rsid w:val="00DA5C13"/>
    <w:rsid w:val="00DB1B77"/>
    <w:rsid w:val="00DB1E58"/>
    <w:rsid w:val="00DB7267"/>
    <w:rsid w:val="00DC4E6B"/>
    <w:rsid w:val="00DC6EA2"/>
    <w:rsid w:val="00DD7301"/>
    <w:rsid w:val="00DE0319"/>
    <w:rsid w:val="00DE293B"/>
    <w:rsid w:val="00DE2DA9"/>
    <w:rsid w:val="00DE468C"/>
    <w:rsid w:val="00DE688B"/>
    <w:rsid w:val="00DF0B25"/>
    <w:rsid w:val="00DF1AFA"/>
    <w:rsid w:val="00DF339F"/>
    <w:rsid w:val="00DF381E"/>
    <w:rsid w:val="00DF75E4"/>
    <w:rsid w:val="00E011FD"/>
    <w:rsid w:val="00E03F9E"/>
    <w:rsid w:val="00E05374"/>
    <w:rsid w:val="00E05CFF"/>
    <w:rsid w:val="00E05DA0"/>
    <w:rsid w:val="00E07548"/>
    <w:rsid w:val="00E078CD"/>
    <w:rsid w:val="00E120E3"/>
    <w:rsid w:val="00E12713"/>
    <w:rsid w:val="00E35A18"/>
    <w:rsid w:val="00E40DBD"/>
    <w:rsid w:val="00E44136"/>
    <w:rsid w:val="00E466C6"/>
    <w:rsid w:val="00E46ED0"/>
    <w:rsid w:val="00E47C97"/>
    <w:rsid w:val="00E50D6B"/>
    <w:rsid w:val="00E51937"/>
    <w:rsid w:val="00E53A53"/>
    <w:rsid w:val="00E54A2D"/>
    <w:rsid w:val="00E560A2"/>
    <w:rsid w:val="00E5656F"/>
    <w:rsid w:val="00E640A8"/>
    <w:rsid w:val="00E71595"/>
    <w:rsid w:val="00E75704"/>
    <w:rsid w:val="00E761CE"/>
    <w:rsid w:val="00E90ACA"/>
    <w:rsid w:val="00EA466A"/>
    <w:rsid w:val="00EC1AB1"/>
    <w:rsid w:val="00EC753F"/>
    <w:rsid w:val="00EC7613"/>
    <w:rsid w:val="00ED1898"/>
    <w:rsid w:val="00ED42F9"/>
    <w:rsid w:val="00ED47D5"/>
    <w:rsid w:val="00ED6DB1"/>
    <w:rsid w:val="00EE1381"/>
    <w:rsid w:val="00EE380D"/>
    <w:rsid w:val="00EF34B1"/>
    <w:rsid w:val="00EF5790"/>
    <w:rsid w:val="00EF7CF5"/>
    <w:rsid w:val="00EF7D9D"/>
    <w:rsid w:val="00F02BEC"/>
    <w:rsid w:val="00F13FC0"/>
    <w:rsid w:val="00F159B0"/>
    <w:rsid w:val="00F20584"/>
    <w:rsid w:val="00F20E45"/>
    <w:rsid w:val="00F210B8"/>
    <w:rsid w:val="00F21454"/>
    <w:rsid w:val="00F274EA"/>
    <w:rsid w:val="00F276B2"/>
    <w:rsid w:val="00F367CD"/>
    <w:rsid w:val="00F36F5F"/>
    <w:rsid w:val="00F3726C"/>
    <w:rsid w:val="00F42C42"/>
    <w:rsid w:val="00F45850"/>
    <w:rsid w:val="00F45A4A"/>
    <w:rsid w:val="00F5135E"/>
    <w:rsid w:val="00F52FA8"/>
    <w:rsid w:val="00F65678"/>
    <w:rsid w:val="00F66E23"/>
    <w:rsid w:val="00F71339"/>
    <w:rsid w:val="00F77399"/>
    <w:rsid w:val="00F83FA3"/>
    <w:rsid w:val="00F84495"/>
    <w:rsid w:val="00F90F04"/>
    <w:rsid w:val="00F93D9B"/>
    <w:rsid w:val="00FA4305"/>
    <w:rsid w:val="00FB4586"/>
    <w:rsid w:val="00FC37EA"/>
    <w:rsid w:val="00FC5B84"/>
    <w:rsid w:val="00FD2E9A"/>
    <w:rsid w:val="00FD5315"/>
    <w:rsid w:val="00FD5CA9"/>
    <w:rsid w:val="00FD5D3A"/>
    <w:rsid w:val="00FD608C"/>
    <w:rsid w:val="00FE1A9F"/>
    <w:rsid w:val="00FF068F"/>
    <w:rsid w:val="00FF1C70"/>
    <w:rsid w:val="00FF29E0"/>
    <w:rsid w:val="00FF2BC9"/>
    <w:rsid w:val="00FF33E4"/>
    <w:rsid w:val="00FF6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0A080"/>
  <w15:chartTrackingRefBased/>
  <w15:docId w15:val="{460D3245-B05C-CA44-B740-01387DE6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13102"/>
    <w:pPr>
      <w:widowControl w:val="0"/>
      <w:autoSpaceDE w:val="0"/>
      <w:autoSpaceDN w:val="0"/>
      <w:spacing w:before="100"/>
      <w:ind w:left="120"/>
      <w:outlineLvl w:val="0"/>
    </w:pPr>
    <w:rPr>
      <w:rFonts w:ascii="Garamond" w:eastAsia="Garamond" w:hAnsi="Garamond" w:cs="Garamond"/>
      <w:b/>
      <w:bCs/>
      <w:kern w:val="0"/>
      <w:sz w:val="22"/>
      <w:szCs w:val="2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CA0"/>
    <w:pPr>
      <w:tabs>
        <w:tab w:val="center" w:pos="4680"/>
        <w:tab w:val="right" w:pos="9360"/>
      </w:tabs>
    </w:pPr>
  </w:style>
  <w:style w:type="character" w:customStyle="1" w:styleId="HeaderChar">
    <w:name w:val="Header Char"/>
    <w:basedOn w:val="DefaultParagraphFont"/>
    <w:link w:val="Header"/>
    <w:uiPriority w:val="99"/>
    <w:rsid w:val="00317CA0"/>
  </w:style>
  <w:style w:type="character" w:styleId="PageNumber">
    <w:name w:val="page number"/>
    <w:basedOn w:val="DefaultParagraphFont"/>
    <w:uiPriority w:val="99"/>
    <w:semiHidden/>
    <w:unhideWhenUsed/>
    <w:rsid w:val="00317CA0"/>
  </w:style>
  <w:style w:type="paragraph" w:styleId="NormalWeb">
    <w:name w:val="Normal (Web)"/>
    <w:basedOn w:val="Normal"/>
    <w:uiPriority w:val="99"/>
    <w:unhideWhenUsed/>
    <w:rsid w:val="00026556"/>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869DB"/>
    <w:pPr>
      <w:ind w:left="720"/>
      <w:contextualSpacing/>
    </w:pPr>
  </w:style>
  <w:style w:type="character" w:customStyle="1" w:styleId="Heading1Char">
    <w:name w:val="Heading 1 Char"/>
    <w:basedOn w:val="DefaultParagraphFont"/>
    <w:link w:val="Heading1"/>
    <w:uiPriority w:val="9"/>
    <w:rsid w:val="00213102"/>
    <w:rPr>
      <w:rFonts w:ascii="Garamond" w:eastAsia="Garamond" w:hAnsi="Garamond" w:cs="Garamond"/>
      <w:b/>
      <w:bCs/>
      <w:kern w:val="0"/>
      <w:sz w:val="22"/>
      <w:szCs w:val="22"/>
      <w14:ligatures w14:val="none"/>
    </w:rPr>
  </w:style>
  <w:style w:type="paragraph" w:styleId="BodyText">
    <w:name w:val="Body Text"/>
    <w:basedOn w:val="Normal"/>
    <w:link w:val="BodyTextChar"/>
    <w:uiPriority w:val="1"/>
    <w:qFormat/>
    <w:rsid w:val="00213102"/>
    <w:pPr>
      <w:widowControl w:val="0"/>
      <w:autoSpaceDE w:val="0"/>
      <w:autoSpaceDN w:val="0"/>
    </w:pPr>
    <w:rPr>
      <w:rFonts w:ascii="Garamond" w:eastAsia="Garamond" w:hAnsi="Garamond" w:cs="Garamond"/>
      <w:kern w:val="0"/>
      <w:sz w:val="22"/>
      <w:szCs w:val="22"/>
      <w14:ligatures w14:val="none"/>
    </w:rPr>
  </w:style>
  <w:style w:type="character" w:customStyle="1" w:styleId="BodyTextChar">
    <w:name w:val="Body Text Char"/>
    <w:basedOn w:val="DefaultParagraphFont"/>
    <w:link w:val="BodyText"/>
    <w:uiPriority w:val="1"/>
    <w:rsid w:val="00213102"/>
    <w:rPr>
      <w:rFonts w:ascii="Garamond" w:eastAsia="Garamond" w:hAnsi="Garamond" w:cs="Garamond"/>
      <w:kern w:val="0"/>
      <w:sz w:val="22"/>
      <w:szCs w:val="22"/>
      <w14:ligatures w14:val="none"/>
    </w:rPr>
  </w:style>
  <w:style w:type="paragraph" w:customStyle="1" w:styleId="TableParagraph">
    <w:name w:val="Table Paragraph"/>
    <w:basedOn w:val="Normal"/>
    <w:uiPriority w:val="1"/>
    <w:qFormat/>
    <w:rsid w:val="00213102"/>
    <w:pPr>
      <w:widowControl w:val="0"/>
      <w:autoSpaceDE w:val="0"/>
      <w:autoSpaceDN w:val="0"/>
    </w:pPr>
    <w:rPr>
      <w:rFonts w:ascii="Garamond" w:eastAsia="Garamond" w:hAnsi="Garamond" w:cs="Garamond"/>
      <w:kern w:val="0"/>
      <w:sz w:val="22"/>
      <w:szCs w:val="22"/>
      <w14:ligatures w14:val="none"/>
    </w:rPr>
  </w:style>
  <w:style w:type="paragraph" w:styleId="Footer">
    <w:name w:val="footer"/>
    <w:basedOn w:val="Normal"/>
    <w:link w:val="FooterChar"/>
    <w:uiPriority w:val="99"/>
    <w:unhideWhenUsed/>
    <w:rsid w:val="00E05CFF"/>
    <w:pPr>
      <w:tabs>
        <w:tab w:val="center" w:pos="4680"/>
        <w:tab w:val="right" w:pos="9360"/>
      </w:tabs>
    </w:pPr>
  </w:style>
  <w:style w:type="character" w:customStyle="1" w:styleId="FooterChar">
    <w:name w:val="Footer Char"/>
    <w:basedOn w:val="DefaultParagraphFont"/>
    <w:link w:val="Footer"/>
    <w:uiPriority w:val="99"/>
    <w:rsid w:val="00E05CFF"/>
  </w:style>
  <w:style w:type="paragraph" w:customStyle="1" w:styleId="ResponsibilitiesAchievements">
    <w:name w:val="Responsibilities/Achievements"/>
    <w:basedOn w:val="Normal"/>
    <w:qFormat/>
    <w:rsid w:val="006402D2"/>
    <w:pPr>
      <w:numPr>
        <w:numId w:val="6"/>
      </w:numPr>
      <w:spacing w:after="80"/>
    </w:pPr>
    <w:rPr>
      <w:spacing w:val="2"/>
      <w:kern w:val="0"/>
      <w:sz w:val="17"/>
      <w:szCs w:val="22"/>
      <w14:ligatures w14:val="none"/>
    </w:rPr>
  </w:style>
  <w:style w:type="paragraph" w:customStyle="1" w:styleId="JobTitle">
    <w:name w:val="Job Title"/>
    <w:basedOn w:val="Normal"/>
    <w:qFormat/>
    <w:rsid w:val="006402D2"/>
    <w:pPr>
      <w:spacing w:after="40"/>
    </w:pPr>
    <w:rPr>
      <w:rFonts w:asciiTheme="majorHAnsi" w:hAnsiTheme="majorHAnsi"/>
      <w:caps/>
      <w:spacing w:val="10"/>
      <w:kern w:val="0"/>
      <w:sz w:val="16"/>
      <w:szCs w:val="22"/>
      <w14:ligatures w14:val="none"/>
    </w:rPr>
  </w:style>
  <w:style w:type="paragraph" w:styleId="Revision">
    <w:name w:val="Revision"/>
    <w:hidden/>
    <w:uiPriority w:val="99"/>
    <w:semiHidden/>
    <w:rsid w:val="00387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68111">
      <w:bodyDiv w:val="1"/>
      <w:marLeft w:val="0"/>
      <w:marRight w:val="0"/>
      <w:marTop w:val="0"/>
      <w:marBottom w:val="0"/>
      <w:divBdr>
        <w:top w:val="none" w:sz="0" w:space="0" w:color="auto"/>
        <w:left w:val="none" w:sz="0" w:space="0" w:color="auto"/>
        <w:bottom w:val="none" w:sz="0" w:space="0" w:color="auto"/>
        <w:right w:val="none" w:sz="0" w:space="0" w:color="auto"/>
      </w:divBdr>
    </w:div>
    <w:div w:id="220139922">
      <w:bodyDiv w:val="1"/>
      <w:marLeft w:val="0"/>
      <w:marRight w:val="0"/>
      <w:marTop w:val="0"/>
      <w:marBottom w:val="0"/>
      <w:divBdr>
        <w:top w:val="none" w:sz="0" w:space="0" w:color="auto"/>
        <w:left w:val="none" w:sz="0" w:space="0" w:color="auto"/>
        <w:bottom w:val="none" w:sz="0" w:space="0" w:color="auto"/>
        <w:right w:val="none" w:sz="0" w:space="0" w:color="auto"/>
      </w:divBdr>
    </w:div>
    <w:div w:id="292636839">
      <w:bodyDiv w:val="1"/>
      <w:marLeft w:val="0"/>
      <w:marRight w:val="0"/>
      <w:marTop w:val="0"/>
      <w:marBottom w:val="0"/>
      <w:divBdr>
        <w:top w:val="none" w:sz="0" w:space="0" w:color="auto"/>
        <w:left w:val="none" w:sz="0" w:space="0" w:color="auto"/>
        <w:bottom w:val="none" w:sz="0" w:space="0" w:color="auto"/>
        <w:right w:val="none" w:sz="0" w:space="0" w:color="auto"/>
      </w:divBdr>
    </w:div>
    <w:div w:id="415826245">
      <w:bodyDiv w:val="1"/>
      <w:marLeft w:val="0"/>
      <w:marRight w:val="0"/>
      <w:marTop w:val="0"/>
      <w:marBottom w:val="0"/>
      <w:divBdr>
        <w:top w:val="none" w:sz="0" w:space="0" w:color="auto"/>
        <w:left w:val="none" w:sz="0" w:space="0" w:color="auto"/>
        <w:bottom w:val="none" w:sz="0" w:space="0" w:color="auto"/>
        <w:right w:val="none" w:sz="0" w:space="0" w:color="auto"/>
      </w:divBdr>
    </w:div>
    <w:div w:id="441345725">
      <w:bodyDiv w:val="1"/>
      <w:marLeft w:val="0"/>
      <w:marRight w:val="0"/>
      <w:marTop w:val="0"/>
      <w:marBottom w:val="0"/>
      <w:divBdr>
        <w:top w:val="none" w:sz="0" w:space="0" w:color="auto"/>
        <w:left w:val="none" w:sz="0" w:space="0" w:color="auto"/>
        <w:bottom w:val="none" w:sz="0" w:space="0" w:color="auto"/>
        <w:right w:val="none" w:sz="0" w:space="0" w:color="auto"/>
      </w:divBdr>
    </w:div>
    <w:div w:id="992366212">
      <w:bodyDiv w:val="1"/>
      <w:marLeft w:val="0"/>
      <w:marRight w:val="0"/>
      <w:marTop w:val="0"/>
      <w:marBottom w:val="0"/>
      <w:divBdr>
        <w:top w:val="none" w:sz="0" w:space="0" w:color="auto"/>
        <w:left w:val="none" w:sz="0" w:space="0" w:color="auto"/>
        <w:bottom w:val="none" w:sz="0" w:space="0" w:color="auto"/>
        <w:right w:val="none" w:sz="0" w:space="0" w:color="auto"/>
      </w:divBdr>
      <w:divsChild>
        <w:div w:id="866068511">
          <w:marLeft w:val="0"/>
          <w:marRight w:val="0"/>
          <w:marTop w:val="0"/>
          <w:marBottom w:val="0"/>
          <w:divBdr>
            <w:top w:val="none" w:sz="0" w:space="0" w:color="auto"/>
            <w:left w:val="none" w:sz="0" w:space="0" w:color="auto"/>
            <w:bottom w:val="none" w:sz="0" w:space="0" w:color="auto"/>
            <w:right w:val="none" w:sz="0" w:space="0" w:color="auto"/>
          </w:divBdr>
          <w:divsChild>
            <w:div w:id="786580015">
              <w:marLeft w:val="0"/>
              <w:marRight w:val="0"/>
              <w:marTop w:val="0"/>
              <w:marBottom w:val="0"/>
              <w:divBdr>
                <w:top w:val="none" w:sz="0" w:space="0" w:color="auto"/>
                <w:left w:val="none" w:sz="0" w:space="0" w:color="auto"/>
                <w:bottom w:val="none" w:sz="0" w:space="0" w:color="auto"/>
                <w:right w:val="none" w:sz="0" w:space="0" w:color="auto"/>
              </w:divBdr>
              <w:divsChild>
                <w:div w:id="70695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19077">
      <w:bodyDiv w:val="1"/>
      <w:marLeft w:val="0"/>
      <w:marRight w:val="0"/>
      <w:marTop w:val="0"/>
      <w:marBottom w:val="0"/>
      <w:divBdr>
        <w:top w:val="none" w:sz="0" w:space="0" w:color="auto"/>
        <w:left w:val="none" w:sz="0" w:space="0" w:color="auto"/>
        <w:bottom w:val="none" w:sz="0" w:space="0" w:color="auto"/>
        <w:right w:val="none" w:sz="0" w:space="0" w:color="auto"/>
      </w:divBdr>
    </w:div>
    <w:div w:id="1393501209">
      <w:bodyDiv w:val="1"/>
      <w:marLeft w:val="0"/>
      <w:marRight w:val="0"/>
      <w:marTop w:val="0"/>
      <w:marBottom w:val="0"/>
      <w:divBdr>
        <w:top w:val="none" w:sz="0" w:space="0" w:color="auto"/>
        <w:left w:val="none" w:sz="0" w:space="0" w:color="auto"/>
        <w:bottom w:val="none" w:sz="0" w:space="0" w:color="auto"/>
        <w:right w:val="none" w:sz="0" w:space="0" w:color="auto"/>
      </w:divBdr>
    </w:div>
    <w:div w:id="1471552533">
      <w:bodyDiv w:val="1"/>
      <w:marLeft w:val="0"/>
      <w:marRight w:val="0"/>
      <w:marTop w:val="0"/>
      <w:marBottom w:val="0"/>
      <w:divBdr>
        <w:top w:val="none" w:sz="0" w:space="0" w:color="auto"/>
        <w:left w:val="none" w:sz="0" w:space="0" w:color="auto"/>
        <w:bottom w:val="none" w:sz="0" w:space="0" w:color="auto"/>
        <w:right w:val="none" w:sz="0" w:space="0" w:color="auto"/>
      </w:divBdr>
    </w:div>
    <w:div w:id="1593277188">
      <w:bodyDiv w:val="1"/>
      <w:marLeft w:val="0"/>
      <w:marRight w:val="0"/>
      <w:marTop w:val="0"/>
      <w:marBottom w:val="0"/>
      <w:divBdr>
        <w:top w:val="none" w:sz="0" w:space="0" w:color="auto"/>
        <w:left w:val="none" w:sz="0" w:space="0" w:color="auto"/>
        <w:bottom w:val="none" w:sz="0" w:space="0" w:color="auto"/>
        <w:right w:val="none" w:sz="0" w:space="0" w:color="auto"/>
      </w:divBdr>
      <w:divsChild>
        <w:div w:id="559168839">
          <w:marLeft w:val="0"/>
          <w:marRight w:val="0"/>
          <w:marTop w:val="0"/>
          <w:marBottom w:val="0"/>
          <w:divBdr>
            <w:top w:val="none" w:sz="0" w:space="0" w:color="auto"/>
            <w:left w:val="none" w:sz="0" w:space="0" w:color="auto"/>
            <w:bottom w:val="none" w:sz="0" w:space="0" w:color="auto"/>
            <w:right w:val="none" w:sz="0" w:space="0" w:color="auto"/>
          </w:divBdr>
          <w:divsChild>
            <w:div w:id="962881127">
              <w:marLeft w:val="0"/>
              <w:marRight w:val="0"/>
              <w:marTop w:val="0"/>
              <w:marBottom w:val="0"/>
              <w:divBdr>
                <w:top w:val="none" w:sz="0" w:space="0" w:color="auto"/>
                <w:left w:val="none" w:sz="0" w:space="0" w:color="auto"/>
                <w:bottom w:val="none" w:sz="0" w:space="0" w:color="auto"/>
                <w:right w:val="none" w:sz="0" w:space="0" w:color="auto"/>
              </w:divBdr>
              <w:divsChild>
                <w:div w:id="18655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639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am12.safelinks.protection.outlook.com/?url=http%3A%2F%2Fresearch.tamucc.edu%2F&amp;data=04%7C01%7Clarisa.ford%40tamucc.edu%7Cf1e4fed7f64e4b073b0908d8ea236fd6%7C34cbfaf167a64781a9ca514eb2550b66%7C0%7C0%7C637516785207162120%7CUnknown%7CTWFpbGZsb3d8eyJWIjoiMC4wLjAwMDAiLCJQIjoiV2luMzIiLCJBTiI6Ik1haWwiLCJXVCI6Mn0%3D%7C1000&amp;sdata=Urv65o%2B14XRj149aIToqR%2FT0ondlyaVPzS%2BZl8Uf%2BoE%3D&amp;reserved=0" TargetMode="Externa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F1263-8654-5246-A0C9-D7C8ACED7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7</Pages>
  <Words>1929</Words>
  <Characters>11001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Garza</dc:creator>
  <cp:keywords/>
  <dc:description/>
  <cp:lastModifiedBy>Joseph Garza</cp:lastModifiedBy>
  <cp:revision>550</cp:revision>
  <dcterms:created xsi:type="dcterms:W3CDTF">2023-09-28T14:20:00Z</dcterms:created>
  <dcterms:modified xsi:type="dcterms:W3CDTF">2023-09-30T01:42:00Z</dcterms:modified>
</cp:coreProperties>
</file>